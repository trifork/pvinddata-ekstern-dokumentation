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592243" w:rsidRDefault="00BA31AA" w14:paraId="00000001" w14:textId="77777777">
      <w:pPr>
        <w:pStyle w:val="Titel"/>
        <w:jc w:val="right"/>
        <w:rPr>
          <w:rFonts w:eastAsia="Times New Roman" w:cs="Times New Roman"/>
        </w:rPr>
      </w:pPr>
      <w:bookmarkStart w:name="_heading=h.gjdgxs" w:colFirst="0" w:colLast="0" w:id="0"/>
      <w:bookmarkEnd w:id="0"/>
      <w:r>
        <w:rPr>
          <w:rFonts w:eastAsia="Times New Roman" w:cs="Times New Roman"/>
          <w:noProof/>
        </w:rPr>
        <w:drawing>
          <wp:inline distT="114300" distB="114300" distL="114300" distR="114300" wp14:anchorId="55A23CCB" wp14:editId="4C0317E1">
            <wp:extent cx="1900238" cy="796874"/>
            <wp:effectExtent l="0" t="0" r="0" b="0"/>
            <wp:docPr id="2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1900238" cy="796874"/>
                    </a:xfrm>
                    <a:prstGeom prst="rect">
                      <a:avLst/>
                    </a:prstGeom>
                    <a:ln/>
                  </pic:spPr>
                </pic:pic>
              </a:graphicData>
            </a:graphic>
          </wp:inline>
        </w:drawing>
      </w:r>
    </w:p>
    <w:p w:rsidR="00592243" w:rsidRDefault="00592243" w14:paraId="00000002" w14:textId="77777777">
      <w:pPr>
        <w:rPr>
          <w:rFonts w:eastAsia="Times New Roman" w:cs="Times New Roman"/>
        </w:rPr>
      </w:pPr>
    </w:p>
    <w:p w:rsidR="00592243" w:rsidRDefault="00592243" w14:paraId="00000003" w14:textId="77777777">
      <w:pPr>
        <w:rPr>
          <w:rFonts w:eastAsia="Times New Roman" w:cs="Times New Roman"/>
        </w:rPr>
      </w:pPr>
    </w:p>
    <w:p w:rsidR="00592243" w:rsidRDefault="00592243" w14:paraId="00000004" w14:textId="77777777">
      <w:pPr>
        <w:rPr>
          <w:rFonts w:eastAsia="Times New Roman" w:cs="Times New Roman"/>
        </w:rPr>
      </w:pPr>
    </w:p>
    <w:p w:rsidR="00592243" w:rsidRDefault="00592243" w14:paraId="00000005" w14:textId="77777777">
      <w:pPr>
        <w:rPr>
          <w:rFonts w:eastAsia="Times New Roman" w:cs="Times New Roman"/>
        </w:rPr>
      </w:pPr>
    </w:p>
    <w:p w:rsidR="00592243" w:rsidRDefault="00592243" w14:paraId="00000006" w14:textId="77777777">
      <w:pPr>
        <w:jc w:val="center"/>
        <w:rPr>
          <w:rFonts w:eastAsia="Times New Roman" w:cs="Times New Roman"/>
        </w:rPr>
      </w:pPr>
      <w:bookmarkStart w:name="_heading=h.30j0zll" w:colFirst="0" w:colLast="0" w:id="1"/>
      <w:bookmarkEnd w:id="1"/>
    </w:p>
    <w:p w:rsidR="00592243" w:rsidRDefault="00592243" w14:paraId="00000007" w14:textId="77777777">
      <w:pPr>
        <w:jc w:val="center"/>
        <w:rPr>
          <w:rFonts w:eastAsia="Times New Roman" w:cs="Times New Roman"/>
        </w:rPr>
      </w:pPr>
    </w:p>
    <w:p w:rsidR="00592243" w:rsidRDefault="00592243" w14:paraId="00000008" w14:textId="77777777">
      <w:pPr>
        <w:rPr>
          <w:rFonts w:eastAsia="Times New Roman" w:cs="Times New Roman"/>
        </w:rPr>
      </w:pPr>
    </w:p>
    <w:p w:rsidR="00592243" w:rsidRDefault="00BA31AA" w14:paraId="00000009" w14:textId="77777777">
      <w:pPr>
        <w:jc w:val="center"/>
        <w:rPr>
          <w:rFonts w:eastAsia="Times New Roman" w:cs="Times New Roman"/>
        </w:rPr>
      </w:pPr>
      <w:r>
        <w:rPr>
          <w:rFonts w:eastAsia="Times New Roman" w:cs="Times New Roman"/>
          <w:b/>
          <w:sz w:val="48"/>
          <w:szCs w:val="48"/>
        </w:rPr>
        <w:tab/>
      </w:r>
    </w:p>
    <w:p w:rsidR="00592243" w:rsidRDefault="00592243" w14:paraId="0000000A" w14:textId="77777777">
      <w:pPr>
        <w:jc w:val="center"/>
        <w:rPr>
          <w:rFonts w:eastAsia="Times New Roman" w:cs="Times New Roman"/>
        </w:rPr>
      </w:pPr>
    </w:p>
    <w:p w:rsidR="00592243" w:rsidRDefault="00592243" w14:paraId="0000000B" w14:textId="77777777">
      <w:pPr>
        <w:jc w:val="center"/>
        <w:rPr>
          <w:rFonts w:eastAsia="Times New Roman" w:cs="Times New Roman"/>
        </w:rPr>
      </w:pPr>
    </w:p>
    <w:p w:rsidRPr="00543669" w:rsidR="00592243" w:rsidRDefault="000563DF" w14:paraId="0000000C" w14:textId="75DDFFA0">
      <w:pPr>
        <w:jc w:val="center"/>
        <w:rPr>
          <w:rFonts w:eastAsia="Times New Roman" w:cs="Times New Roman"/>
          <w:lang w:val="en-US"/>
        </w:rPr>
      </w:pPr>
      <w:r w:rsidRPr="00543669">
        <w:rPr>
          <w:rFonts w:eastAsia="Times New Roman" w:cs="Times New Roman"/>
          <w:b/>
          <w:sz w:val="48"/>
          <w:szCs w:val="48"/>
          <w:lang w:val="en-US"/>
        </w:rPr>
        <w:t>Pharmacovigilance Submission</w:t>
      </w:r>
    </w:p>
    <w:p w:rsidRPr="00543669" w:rsidR="00592243" w:rsidRDefault="00592243" w14:paraId="0000000D" w14:textId="77777777">
      <w:pPr>
        <w:jc w:val="center"/>
        <w:rPr>
          <w:rFonts w:eastAsia="Times New Roman" w:cs="Times New Roman"/>
          <w:lang w:val="en-US"/>
        </w:rPr>
      </w:pPr>
    </w:p>
    <w:p w:rsidRPr="00543669" w:rsidR="00592243" w:rsidRDefault="000563DF" w14:paraId="0000000E" w14:textId="0A2FFED1">
      <w:pPr>
        <w:jc w:val="center"/>
        <w:rPr>
          <w:rFonts w:eastAsia="Times New Roman" w:cs="Times New Roman"/>
          <w:lang w:val="en-US"/>
        </w:rPr>
      </w:pPr>
      <w:r w:rsidRPr="00543669">
        <w:rPr>
          <w:rFonts w:eastAsia="Times New Roman" w:cs="Times New Roman"/>
          <w:b/>
          <w:sz w:val="80"/>
          <w:szCs w:val="80"/>
          <w:lang w:val="en-US"/>
        </w:rPr>
        <w:t>PVS</w:t>
      </w:r>
    </w:p>
    <w:p w:rsidRPr="00543669" w:rsidR="00592243" w:rsidRDefault="00592243" w14:paraId="0000000F" w14:textId="77777777">
      <w:pPr>
        <w:jc w:val="center"/>
        <w:rPr>
          <w:rFonts w:eastAsia="Times New Roman" w:cs="Times New Roman"/>
          <w:lang w:val="en-US"/>
        </w:rPr>
      </w:pPr>
    </w:p>
    <w:p w:rsidRPr="00543669" w:rsidR="00592243" w:rsidRDefault="00BA31AA" w14:paraId="00000010" w14:textId="77777777">
      <w:pPr>
        <w:jc w:val="center"/>
        <w:rPr>
          <w:rFonts w:eastAsia="Times New Roman" w:cs="Times New Roman"/>
          <w:lang w:val="en-US"/>
        </w:rPr>
      </w:pPr>
      <w:proofErr w:type="spellStart"/>
      <w:r w:rsidRPr="00543669">
        <w:rPr>
          <w:rFonts w:eastAsia="Times New Roman" w:cs="Times New Roman"/>
          <w:b/>
          <w:sz w:val="48"/>
          <w:szCs w:val="48"/>
          <w:lang w:val="en-US"/>
        </w:rPr>
        <w:t>Implementeringsguide</w:t>
      </w:r>
      <w:proofErr w:type="spellEnd"/>
    </w:p>
    <w:p w:rsidRPr="00543669" w:rsidR="00592243" w:rsidRDefault="00592243" w14:paraId="00000011" w14:textId="77777777">
      <w:pPr>
        <w:jc w:val="center"/>
        <w:rPr>
          <w:rFonts w:eastAsia="Times New Roman" w:cs="Times New Roman"/>
          <w:lang w:val="en-US"/>
        </w:rPr>
      </w:pPr>
    </w:p>
    <w:p w:rsidR="578FE4BE" w:rsidP="1E928339" w:rsidRDefault="578FE4BE" w14:paraId="5A17492B" w14:textId="07AD54FE">
      <w:pPr>
        <w:jc w:val="center"/>
        <w:rPr>
          <w:rFonts w:eastAsia="Times New Roman" w:cs="Times New Roman"/>
          <w:b w:val="1"/>
          <w:bCs w:val="1"/>
          <w:sz w:val="72"/>
          <w:szCs w:val="72"/>
          <w:lang w:val="en-US"/>
        </w:rPr>
      </w:pPr>
      <w:r w:rsidRPr="1E928339" w:rsidR="578FE4BE">
        <w:rPr>
          <w:rFonts w:eastAsia="Times New Roman" w:cs="Times New Roman"/>
          <w:b w:val="1"/>
          <w:bCs w:val="1"/>
          <w:sz w:val="72"/>
          <w:szCs w:val="72"/>
          <w:lang w:val="en-US"/>
        </w:rPr>
        <w:t>UDKAST</w:t>
      </w:r>
    </w:p>
    <w:p w:rsidRPr="00543669" w:rsidR="00592243" w:rsidRDefault="00BA31AA" w14:paraId="00000012" w14:textId="0CFCBAF9">
      <w:pPr>
        <w:jc w:val="center"/>
        <w:rPr>
          <w:rFonts w:eastAsia="Times New Roman" w:cs="Times New Roman"/>
          <w:b/>
          <w:sz w:val="48"/>
          <w:szCs w:val="48"/>
          <w:lang w:val="en-US"/>
        </w:rPr>
      </w:pPr>
      <w:r w:rsidRPr="00543669">
        <w:rPr>
          <w:rFonts w:eastAsia="Times New Roman" w:cs="Times New Roman"/>
          <w:b/>
          <w:sz w:val="48"/>
          <w:szCs w:val="48"/>
          <w:lang w:val="en-US"/>
        </w:rPr>
        <w:t xml:space="preserve">Version </w:t>
      </w:r>
      <w:proofErr w:type="spellStart"/>
      <w:r w:rsidRPr="00543669" w:rsidR="000563DF">
        <w:rPr>
          <w:rFonts w:eastAsia="Times New Roman" w:cs="Times New Roman"/>
          <w:b/>
          <w:sz w:val="48"/>
          <w:szCs w:val="48"/>
          <w:lang w:val="en-US"/>
        </w:rPr>
        <w:t>x.x</w:t>
      </w:r>
      <w:proofErr w:type="spellEnd"/>
    </w:p>
    <w:p w:rsidRPr="00543669" w:rsidR="00592243" w:rsidRDefault="00592243" w14:paraId="00000013" w14:textId="77777777">
      <w:pPr>
        <w:jc w:val="center"/>
        <w:rPr>
          <w:rFonts w:eastAsia="Times New Roman" w:cs="Times New Roman"/>
          <w:lang w:val="en-US"/>
        </w:rPr>
      </w:pPr>
    </w:p>
    <w:p w:rsidR="00592243" w:rsidRDefault="00436EA3" w14:paraId="00000014" w14:textId="39041AC7">
      <w:pPr>
        <w:jc w:val="center"/>
        <w:rPr>
          <w:rFonts w:eastAsia="Times New Roman" w:cs="Times New Roman"/>
        </w:rPr>
      </w:pPr>
      <w:bookmarkStart w:name="_heading=h.1fob9te" w:id="2"/>
      <w:bookmarkEnd w:id="2"/>
      <w:r w:rsidRPr="05F8B76C">
        <w:rPr>
          <w:rFonts w:eastAsia="Times New Roman" w:cs="Times New Roman"/>
          <w:b/>
          <w:bCs/>
        </w:rPr>
        <w:t>03</w:t>
      </w:r>
      <w:r w:rsidRPr="05F8B76C" w:rsidR="000E19C0">
        <w:rPr>
          <w:rFonts w:eastAsia="Times New Roman" w:cs="Times New Roman"/>
          <w:b/>
          <w:bCs/>
        </w:rPr>
        <w:t>-03-</w:t>
      </w:r>
      <w:r w:rsidRPr="05F8B76C" w:rsidR="00BA31AA">
        <w:rPr>
          <w:rFonts w:eastAsia="Times New Roman" w:cs="Times New Roman"/>
          <w:b/>
          <w:bCs/>
        </w:rPr>
        <w:t>2022</w:t>
      </w:r>
      <w:r>
        <w:br w:type="page"/>
      </w:r>
    </w:p>
    <w:p w:rsidR="00592243" w:rsidRDefault="00592243" w14:paraId="00000015" w14:textId="77777777">
      <w:pPr>
        <w:rPr>
          <w:rFonts w:eastAsia="Times New Roman" w:cs="Times New Roman"/>
        </w:rPr>
      </w:pPr>
    </w:p>
    <w:p w:rsidR="00592243" w:rsidRDefault="00BA31AA" w14:paraId="00000016" w14:textId="77777777">
      <w:pPr>
        <w:spacing w:before="240" w:after="480"/>
        <w:rPr>
          <w:rFonts w:eastAsia="Times New Roman" w:cs="Times New Roman"/>
        </w:rPr>
      </w:pPr>
      <w:r>
        <w:rPr>
          <w:rFonts w:eastAsia="Times New Roman" w:cs="Times New Roman"/>
          <w:b/>
          <w:sz w:val="36"/>
          <w:szCs w:val="36"/>
        </w:rPr>
        <w:t>Versionering</w:t>
      </w:r>
    </w:p>
    <w:tbl>
      <w:tblPr>
        <w:tblW w:w="9705"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000" w:firstRow="0" w:lastRow="0" w:firstColumn="0" w:lastColumn="0" w:noHBand="0" w:noVBand="0"/>
      </w:tblPr>
      <w:tblGrid>
        <w:gridCol w:w="1500"/>
        <w:gridCol w:w="1380"/>
        <w:gridCol w:w="6825"/>
      </w:tblGrid>
      <w:tr w:rsidR="00592243" w:rsidTr="05F8B76C" w14:paraId="00A6FB52" w14:textId="77777777">
        <w:tc>
          <w:tcPr>
            <w:tcW w:w="1500" w:type="dxa"/>
            <w:tcMar>
              <w:top w:w="144" w:type="dxa"/>
              <w:left w:w="144" w:type="dxa"/>
              <w:bottom w:w="144" w:type="dxa"/>
              <w:right w:w="144" w:type="dxa"/>
            </w:tcMar>
          </w:tcPr>
          <w:p w:rsidR="00592243" w:rsidRDefault="00BA31AA" w14:paraId="00000017" w14:textId="77777777">
            <w:pPr>
              <w:rPr>
                <w:rFonts w:eastAsia="Times New Roman" w:cs="Times New Roman"/>
              </w:rPr>
            </w:pPr>
            <w:r>
              <w:rPr>
                <w:rFonts w:eastAsia="Times New Roman" w:cs="Times New Roman"/>
                <w:b/>
              </w:rPr>
              <w:t>Dato</w:t>
            </w:r>
          </w:p>
        </w:tc>
        <w:tc>
          <w:tcPr>
            <w:tcW w:w="1380" w:type="dxa"/>
            <w:tcMar>
              <w:top w:w="144" w:type="dxa"/>
              <w:left w:w="144" w:type="dxa"/>
              <w:bottom w:w="144" w:type="dxa"/>
              <w:right w:w="144" w:type="dxa"/>
            </w:tcMar>
          </w:tcPr>
          <w:p w:rsidR="00592243" w:rsidRDefault="00BA31AA" w14:paraId="00000018" w14:textId="77777777">
            <w:pPr>
              <w:rPr>
                <w:rFonts w:eastAsia="Times New Roman" w:cs="Times New Roman"/>
              </w:rPr>
            </w:pPr>
            <w:r>
              <w:rPr>
                <w:rFonts w:eastAsia="Times New Roman" w:cs="Times New Roman"/>
                <w:b/>
              </w:rPr>
              <w:t>Forfatter</w:t>
            </w:r>
          </w:p>
        </w:tc>
        <w:tc>
          <w:tcPr>
            <w:tcW w:w="6825" w:type="dxa"/>
            <w:tcMar>
              <w:top w:w="144" w:type="dxa"/>
              <w:left w:w="144" w:type="dxa"/>
              <w:bottom w:w="144" w:type="dxa"/>
              <w:right w:w="144" w:type="dxa"/>
            </w:tcMar>
          </w:tcPr>
          <w:p w:rsidR="00592243" w:rsidRDefault="00BA31AA" w14:paraId="00000019" w14:textId="77777777">
            <w:pPr>
              <w:rPr>
                <w:rFonts w:eastAsia="Times New Roman" w:cs="Times New Roman"/>
              </w:rPr>
            </w:pPr>
            <w:r>
              <w:rPr>
                <w:rFonts w:eastAsia="Times New Roman" w:cs="Times New Roman"/>
                <w:b/>
              </w:rPr>
              <w:t>Ændring</w:t>
            </w:r>
          </w:p>
        </w:tc>
      </w:tr>
      <w:tr w:rsidR="00592243" w:rsidTr="05F8B76C" w14:paraId="210426B9" w14:textId="77777777">
        <w:tc>
          <w:tcPr>
            <w:tcW w:w="1500" w:type="dxa"/>
            <w:tcMar>
              <w:top w:w="144" w:type="dxa"/>
              <w:left w:w="144" w:type="dxa"/>
              <w:bottom w:w="144" w:type="dxa"/>
              <w:right w:w="144" w:type="dxa"/>
            </w:tcMar>
          </w:tcPr>
          <w:p w:rsidR="00592243" w:rsidRDefault="00592243" w14:paraId="0000001A" w14:textId="72859F16">
            <w:pPr>
              <w:rPr>
                <w:rFonts w:eastAsia="Times New Roman" w:cs="Times New Roman"/>
              </w:rPr>
            </w:pPr>
          </w:p>
        </w:tc>
        <w:tc>
          <w:tcPr>
            <w:tcW w:w="1380" w:type="dxa"/>
            <w:tcMar>
              <w:top w:w="144" w:type="dxa"/>
              <w:left w:w="144" w:type="dxa"/>
              <w:bottom w:w="144" w:type="dxa"/>
              <w:right w:w="144" w:type="dxa"/>
            </w:tcMar>
          </w:tcPr>
          <w:p w:rsidR="00592243" w:rsidRDefault="00BA31AA" w14:paraId="0000001B" w14:textId="77777777">
            <w:pPr>
              <w:rPr>
                <w:rFonts w:eastAsia="Times New Roman" w:cs="Times New Roman"/>
              </w:rPr>
            </w:pPr>
            <w:r>
              <w:rPr>
                <w:rFonts w:eastAsia="Times New Roman" w:cs="Times New Roman"/>
              </w:rPr>
              <w:t>LMST</w:t>
            </w:r>
          </w:p>
        </w:tc>
        <w:tc>
          <w:tcPr>
            <w:tcW w:w="6825" w:type="dxa"/>
            <w:tcMar>
              <w:top w:w="144" w:type="dxa"/>
              <w:left w:w="144" w:type="dxa"/>
              <w:bottom w:w="144" w:type="dxa"/>
              <w:right w:w="144" w:type="dxa"/>
            </w:tcMar>
          </w:tcPr>
          <w:p w:rsidR="00592243" w:rsidRDefault="00BA31AA" w14:paraId="0000001C" w14:textId="0B350D8D">
            <w:pPr>
              <w:rPr>
                <w:rFonts w:eastAsia="Times New Roman" w:cs="Times New Roman"/>
              </w:rPr>
            </w:pPr>
            <w:r>
              <w:rPr>
                <w:rFonts w:eastAsia="Times New Roman" w:cs="Times New Roman"/>
              </w:rPr>
              <w:t xml:space="preserve">Første version </w:t>
            </w:r>
            <w:proofErr w:type="spellStart"/>
            <w:r w:rsidR="000563DF">
              <w:rPr>
                <w:rFonts w:eastAsia="Times New Roman" w:cs="Times New Roman"/>
              </w:rPr>
              <w:t>x.x</w:t>
            </w:r>
            <w:proofErr w:type="spellEnd"/>
          </w:p>
        </w:tc>
      </w:tr>
      <w:tr w:rsidR="05F8B76C" w:rsidTr="05F8B76C" w14:paraId="51E7C791" w14:textId="77777777">
        <w:trPr>
          <w:ins w:author="Rikke Grøngaard Madsbjerg" w:date="2022-03-03T08:27:00Z" w:id="3"/>
        </w:trPr>
        <w:tc>
          <w:tcPr>
            <w:tcW w:w="1500" w:type="dxa"/>
            <w:tcMar>
              <w:top w:w="144" w:type="dxa"/>
              <w:left w:w="144" w:type="dxa"/>
              <w:bottom w:w="144" w:type="dxa"/>
              <w:right w:w="144" w:type="dxa"/>
            </w:tcMar>
          </w:tcPr>
          <w:p w:rsidR="05F8B76C" w:rsidP="05F8B76C" w:rsidRDefault="002F190C" w14:paraId="5F600D5E" w14:textId="7CF90ED6">
            <w:ins w:author="Rikke Gr�ngaard" w:date="2022-03-16T12:06:00Z" w:id="4">
              <w:r>
                <w:t>16</w:t>
              </w:r>
            </w:ins>
            <w:ins w:author="Rikke Grøngaard Madsbjerg" w:date="2022-03-03T08:27:00Z" w:id="5">
              <w:r w:rsidRPr="05F8B76C" w:rsidR="05F8B76C">
                <w:t>-03-2022</w:t>
              </w:r>
            </w:ins>
          </w:p>
        </w:tc>
        <w:tc>
          <w:tcPr>
            <w:tcW w:w="1380" w:type="dxa"/>
            <w:tcMar>
              <w:top w:w="144" w:type="dxa"/>
              <w:left w:w="144" w:type="dxa"/>
              <w:bottom w:w="144" w:type="dxa"/>
              <w:right w:w="144" w:type="dxa"/>
            </w:tcMar>
          </w:tcPr>
          <w:p w:rsidR="05F8B76C" w:rsidP="05F8B76C" w:rsidRDefault="05F8B76C" w14:paraId="0346B583" w14:textId="789A7AD7">
            <w:ins w:author="Rikke Grøngaard Madsbjerg" w:date="2022-03-03T08:27:00Z" w:id="6">
              <w:r w:rsidRPr="05F8B76C">
                <w:t>Trifork</w:t>
              </w:r>
            </w:ins>
            <w:ins w:author="Rikke Gr�ngaard" w:date="2022-03-04T10:04:00Z" w:id="7">
              <w:r w:rsidR="00685A26">
                <w:t xml:space="preserve"> (RGM)</w:t>
              </w:r>
            </w:ins>
          </w:p>
        </w:tc>
        <w:tc>
          <w:tcPr>
            <w:tcW w:w="6825" w:type="dxa"/>
            <w:tcMar>
              <w:top w:w="144" w:type="dxa"/>
              <w:left w:w="144" w:type="dxa"/>
              <w:bottom w:w="144" w:type="dxa"/>
              <w:right w:w="144" w:type="dxa"/>
            </w:tcMar>
          </w:tcPr>
          <w:p w:rsidR="05F8B76C" w:rsidP="05F8B76C" w:rsidRDefault="05F8B76C" w14:paraId="234B1F09" w14:textId="78531CDA">
            <w:proofErr w:type="spellStart"/>
            <w:ins w:author="Rikke Grøngaard Madsbjerg" w:date="2022-03-03T08:27:00Z" w:id="8">
              <w:r w:rsidRPr="05F8B76C">
                <w:t>Review</w:t>
              </w:r>
              <w:proofErr w:type="spellEnd"/>
              <w:r w:rsidRPr="05F8B76C">
                <w:t xml:space="preserve"> samt svar på kommentarer</w:t>
              </w:r>
            </w:ins>
            <w:ins w:author="Rikke Gr�ngaard" w:date="2022-03-16T11:50:00Z" w:id="9">
              <w:r w:rsidR="003E3715">
                <w:t xml:space="preserve"> (RGM//OBJ)</w:t>
              </w:r>
            </w:ins>
          </w:p>
        </w:tc>
      </w:tr>
    </w:tbl>
    <w:p w:rsidR="00592243" w:rsidRDefault="00592243" w14:paraId="00000029" w14:textId="77777777">
      <w:pPr>
        <w:spacing w:before="283" w:after="567"/>
        <w:rPr>
          <w:rFonts w:eastAsia="Times New Roman" w:cs="Times New Roman"/>
        </w:rPr>
      </w:pPr>
    </w:p>
    <w:p w:rsidR="00592243" w:rsidRDefault="00BA31AA" w14:paraId="0000002A" w14:textId="77777777">
      <w:pPr>
        <w:rPr>
          <w:rFonts w:eastAsia="Times New Roman" w:cs="Times New Roman"/>
        </w:rPr>
      </w:pPr>
      <w:r>
        <w:br w:type="page"/>
      </w:r>
    </w:p>
    <w:p w:rsidR="00592243" w:rsidRDefault="00422F5D" w14:paraId="0000002B" w14:textId="77777777">
      <w:pPr>
        <w:spacing w:before="283" w:after="567"/>
        <w:rPr>
          <w:rFonts w:eastAsia="Times New Roman" w:cs="Times New Roman"/>
        </w:rPr>
      </w:pPr>
      <w:sdt>
        <w:sdtPr>
          <w:tag w:val="goog_rdk_16"/>
          <w:id w:val="-1924949859"/>
        </w:sdtPr>
        <w:sdtEndPr/>
        <w:sdtContent/>
      </w:sdt>
      <w:r w:rsidR="00BA31AA">
        <w:rPr>
          <w:rFonts w:eastAsia="Times New Roman" w:cs="Times New Roman"/>
          <w:b/>
          <w:sz w:val="36"/>
          <w:szCs w:val="36"/>
        </w:rPr>
        <w:t>Indhold</w:t>
      </w:r>
    </w:p>
    <w:sdt>
      <w:sdtPr>
        <w:rPr>
          <w:rFonts w:ascii="Times New Roman" w:hAnsi="Times New Roman" w:eastAsia="Arial" w:cs="Arial"/>
          <w:color w:val="auto"/>
          <w:sz w:val="22"/>
          <w:szCs w:val="22"/>
          <w:lang w:val="da"/>
        </w:rPr>
        <w:id w:val="-943922940"/>
        <w:docPartObj>
          <w:docPartGallery w:val="Table of Contents"/>
          <w:docPartUnique/>
        </w:docPartObj>
      </w:sdtPr>
      <w:sdtEndPr>
        <w:rPr>
          <w:b/>
          <w:bCs/>
        </w:rPr>
      </w:sdtEndPr>
      <w:sdtContent>
        <w:p w:rsidRPr="000806C3" w:rsidR="000806C3" w:rsidRDefault="000806C3" w14:paraId="5648298C" w14:textId="540C4198">
          <w:pPr>
            <w:pStyle w:val="Overskrift"/>
            <w:rPr>
              <w:color w:val="auto"/>
            </w:rPr>
          </w:pPr>
        </w:p>
        <w:p w:rsidR="009B1FA2" w:rsidRDefault="000806C3" w14:paraId="10E9D37E" w14:textId="2C6DBE52">
          <w:pPr>
            <w:pStyle w:val="Indholdsfortegnelse1"/>
            <w:tabs>
              <w:tab w:val="left" w:pos="440"/>
              <w:tab w:val="right" w:leader="dot" w:pos="9019"/>
            </w:tabs>
            <w:rPr>
              <w:rFonts w:asciiTheme="minorHAnsi" w:hAnsiTheme="minorHAnsi" w:eastAsiaTheme="minorEastAsia" w:cstheme="minorBidi"/>
              <w:noProof/>
              <w:sz w:val="24"/>
              <w:szCs w:val="24"/>
              <w:lang w:val="da-DK"/>
            </w:rPr>
          </w:pPr>
          <w:r>
            <w:fldChar w:fldCharType="begin"/>
          </w:r>
          <w:r>
            <w:instrText xml:space="preserve"> TOC \o "1-4" \h \z \u </w:instrText>
          </w:r>
          <w:r>
            <w:fldChar w:fldCharType="separate"/>
          </w:r>
          <w:hyperlink w:history="1" w:anchor="_Toc98323897">
            <w:r w:rsidRPr="002667D9" w:rsidR="009B1FA2">
              <w:rPr>
                <w:rStyle w:val="Hyperlink"/>
                <w:rFonts w:eastAsia="Times New Roman" w:cs="Times New Roman"/>
                <w:noProof/>
              </w:rPr>
              <w:t>1</w:t>
            </w:r>
            <w:r w:rsidR="009B1FA2">
              <w:rPr>
                <w:rFonts w:asciiTheme="minorHAnsi" w:hAnsiTheme="minorHAnsi" w:eastAsiaTheme="minorEastAsia" w:cstheme="minorBidi"/>
                <w:noProof/>
                <w:sz w:val="24"/>
                <w:szCs w:val="24"/>
                <w:lang w:val="da-DK"/>
              </w:rPr>
              <w:tab/>
            </w:r>
            <w:r w:rsidRPr="002667D9" w:rsidR="009B1FA2">
              <w:rPr>
                <w:rStyle w:val="Hyperlink"/>
                <w:rFonts w:eastAsia="Times New Roman" w:cs="Times New Roman"/>
                <w:noProof/>
              </w:rPr>
              <w:t>Indledning</w:t>
            </w:r>
            <w:r w:rsidR="009B1FA2">
              <w:rPr>
                <w:noProof/>
                <w:webHidden/>
              </w:rPr>
              <w:tab/>
            </w:r>
            <w:r w:rsidR="009B1FA2">
              <w:rPr>
                <w:noProof/>
                <w:webHidden/>
              </w:rPr>
              <w:fldChar w:fldCharType="begin"/>
            </w:r>
            <w:r w:rsidR="009B1FA2">
              <w:rPr>
                <w:noProof/>
                <w:webHidden/>
              </w:rPr>
              <w:instrText xml:space="preserve"> PAGEREF _Toc98323897 \h </w:instrText>
            </w:r>
            <w:r w:rsidR="009B1FA2">
              <w:rPr>
                <w:noProof/>
                <w:webHidden/>
              </w:rPr>
            </w:r>
            <w:r w:rsidR="009B1FA2">
              <w:rPr>
                <w:noProof/>
                <w:webHidden/>
              </w:rPr>
              <w:fldChar w:fldCharType="separate"/>
            </w:r>
            <w:r w:rsidR="009B1FA2">
              <w:rPr>
                <w:noProof/>
                <w:webHidden/>
              </w:rPr>
              <w:t>5</w:t>
            </w:r>
            <w:r w:rsidR="009B1FA2">
              <w:rPr>
                <w:noProof/>
                <w:webHidden/>
              </w:rPr>
              <w:fldChar w:fldCharType="end"/>
            </w:r>
          </w:hyperlink>
        </w:p>
        <w:p w:rsidR="009B1FA2" w:rsidRDefault="009B1FA2" w14:paraId="7563355A" w14:textId="147042C0">
          <w:pPr>
            <w:pStyle w:val="Indholdsfortegnelse1"/>
            <w:tabs>
              <w:tab w:val="left" w:pos="440"/>
              <w:tab w:val="right" w:leader="dot" w:pos="9019"/>
            </w:tabs>
            <w:rPr>
              <w:rFonts w:asciiTheme="minorHAnsi" w:hAnsiTheme="minorHAnsi" w:eastAsiaTheme="minorEastAsia" w:cstheme="minorBidi"/>
              <w:noProof/>
              <w:sz w:val="24"/>
              <w:szCs w:val="24"/>
              <w:lang w:val="da-DK"/>
            </w:rPr>
          </w:pPr>
          <w:hyperlink w:history="1" w:anchor="_Toc98323898">
            <w:r w:rsidRPr="002667D9">
              <w:rPr>
                <w:rStyle w:val="Hyperlink"/>
                <w:rFonts w:eastAsia="Times New Roman" w:cs="Times New Roman"/>
                <w:noProof/>
              </w:rPr>
              <w:t>2</w:t>
            </w:r>
            <w:r>
              <w:rPr>
                <w:rFonts w:asciiTheme="minorHAnsi" w:hAnsiTheme="minorHAnsi" w:eastAsiaTheme="minorEastAsia" w:cstheme="minorBidi"/>
                <w:noProof/>
                <w:sz w:val="24"/>
                <w:szCs w:val="24"/>
                <w:lang w:val="da-DK"/>
              </w:rPr>
              <w:tab/>
            </w:r>
            <w:r w:rsidRPr="002667D9">
              <w:rPr>
                <w:rStyle w:val="Hyperlink"/>
                <w:rFonts w:eastAsia="Times New Roman" w:cs="Times New Roman"/>
                <w:noProof/>
              </w:rPr>
              <w:t>Formål</w:t>
            </w:r>
            <w:r>
              <w:rPr>
                <w:noProof/>
                <w:webHidden/>
              </w:rPr>
              <w:tab/>
            </w:r>
            <w:r>
              <w:rPr>
                <w:noProof/>
                <w:webHidden/>
              </w:rPr>
              <w:fldChar w:fldCharType="begin"/>
            </w:r>
            <w:r>
              <w:rPr>
                <w:noProof/>
                <w:webHidden/>
              </w:rPr>
              <w:instrText xml:space="preserve"> PAGEREF _Toc98323898 \h </w:instrText>
            </w:r>
            <w:r>
              <w:rPr>
                <w:noProof/>
                <w:webHidden/>
              </w:rPr>
            </w:r>
            <w:r>
              <w:rPr>
                <w:noProof/>
                <w:webHidden/>
              </w:rPr>
              <w:fldChar w:fldCharType="separate"/>
            </w:r>
            <w:r>
              <w:rPr>
                <w:noProof/>
                <w:webHidden/>
              </w:rPr>
              <w:t>5</w:t>
            </w:r>
            <w:r>
              <w:rPr>
                <w:noProof/>
                <w:webHidden/>
              </w:rPr>
              <w:fldChar w:fldCharType="end"/>
            </w:r>
          </w:hyperlink>
        </w:p>
        <w:p w:rsidR="009B1FA2" w:rsidRDefault="009B1FA2" w14:paraId="7A02C0D1" w14:textId="2E1819C0">
          <w:pPr>
            <w:pStyle w:val="Indholdsfortegnelse1"/>
            <w:tabs>
              <w:tab w:val="left" w:pos="440"/>
              <w:tab w:val="right" w:leader="dot" w:pos="9019"/>
            </w:tabs>
            <w:rPr>
              <w:rFonts w:asciiTheme="minorHAnsi" w:hAnsiTheme="minorHAnsi" w:eastAsiaTheme="minorEastAsia" w:cstheme="minorBidi"/>
              <w:noProof/>
              <w:sz w:val="24"/>
              <w:szCs w:val="24"/>
              <w:lang w:val="da-DK"/>
            </w:rPr>
          </w:pPr>
          <w:hyperlink w:history="1" w:anchor="_Toc98323899">
            <w:r w:rsidRPr="002667D9">
              <w:rPr>
                <w:rStyle w:val="Hyperlink"/>
                <w:rFonts w:eastAsia="Times New Roman" w:cs="Times New Roman"/>
                <w:noProof/>
              </w:rPr>
              <w:t>3</w:t>
            </w:r>
            <w:r>
              <w:rPr>
                <w:rFonts w:asciiTheme="minorHAnsi" w:hAnsiTheme="minorHAnsi" w:eastAsiaTheme="minorEastAsia" w:cstheme="minorBidi"/>
                <w:noProof/>
                <w:sz w:val="24"/>
                <w:szCs w:val="24"/>
                <w:lang w:val="da-DK"/>
              </w:rPr>
              <w:tab/>
            </w:r>
            <w:r w:rsidRPr="002667D9">
              <w:rPr>
                <w:rStyle w:val="Hyperlink"/>
                <w:rFonts w:eastAsia="Times New Roman" w:cs="Times New Roman"/>
                <w:noProof/>
              </w:rPr>
              <w:t>Baggrund</w:t>
            </w:r>
            <w:r>
              <w:rPr>
                <w:noProof/>
                <w:webHidden/>
              </w:rPr>
              <w:tab/>
            </w:r>
            <w:r>
              <w:rPr>
                <w:noProof/>
                <w:webHidden/>
              </w:rPr>
              <w:fldChar w:fldCharType="begin"/>
            </w:r>
            <w:r>
              <w:rPr>
                <w:noProof/>
                <w:webHidden/>
              </w:rPr>
              <w:instrText xml:space="preserve"> PAGEREF _Toc98323899 \h </w:instrText>
            </w:r>
            <w:r>
              <w:rPr>
                <w:noProof/>
                <w:webHidden/>
              </w:rPr>
            </w:r>
            <w:r>
              <w:rPr>
                <w:noProof/>
                <w:webHidden/>
              </w:rPr>
              <w:fldChar w:fldCharType="separate"/>
            </w:r>
            <w:r>
              <w:rPr>
                <w:noProof/>
                <w:webHidden/>
              </w:rPr>
              <w:t>6</w:t>
            </w:r>
            <w:r>
              <w:rPr>
                <w:noProof/>
                <w:webHidden/>
              </w:rPr>
              <w:fldChar w:fldCharType="end"/>
            </w:r>
          </w:hyperlink>
        </w:p>
        <w:p w:rsidR="009B1FA2" w:rsidRDefault="009B1FA2" w14:paraId="56AC0D55" w14:textId="30E21083">
          <w:pPr>
            <w:pStyle w:val="Indholdsfortegnelse2"/>
            <w:tabs>
              <w:tab w:val="left" w:pos="880"/>
              <w:tab w:val="right" w:leader="dot" w:pos="9019"/>
            </w:tabs>
            <w:rPr>
              <w:rFonts w:asciiTheme="minorHAnsi" w:hAnsiTheme="minorHAnsi" w:eastAsiaTheme="minorEastAsia" w:cstheme="minorBidi"/>
              <w:noProof/>
              <w:sz w:val="24"/>
              <w:szCs w:val="24"/>
              <w:lang w:val="da-DK"/>
            </w:rPr>
          </w:pPr>
          <w:hyperlink w:history="1" w:anchor="_Toc98323900">
            <w:r w:rsidRPr="002667D9">
              <w:rPr>
                <w:rStyle w:val="Hyperlink"/>
                <w:rFonts w:eastAsia="Times New Roman" w:cs="Times New Roman"/>
                <w:noProof/>
              </w:rPr>
              <w:t>3.1</w:t>
            </w:r>
            <w:r>
              <w:rPr>
                <w:rFonts w:asciiTheme="minorHAnsi" w:hAnsiTheme="minorHAnsi" w:eastAsiaTheme="minorEastAsia" w:cstheme="minorBidi"/>
                <w:noProof/>
                <w:sz w:val="24"/>
                <w:szCs w:val="24"/>
                <w:lang w:val="da-DK"/>
              </w:rPr>
              <w:tab/>
            </w:r>
            <w:r w:rsidRPr="002667D9">
              <w:rPr>
                <w:rStyle w:val="Hyperlink"/>
                <w:rFonts w:eastAsia="Times New Roman" w:cs="Times New Roman"/>
                <w:noProof/>
              </w:rPr>
              <w:t>Elektronisk bivirkningsindberetning</w:t>
            </w:r>
            <w:r>
              <w:rPr>
                <w:noProof/>
                <w:webHidden/>
              </w:rPr>
              <w:tab/>
            </w:r>
            <w:r>
              <w:rPr>
                <w:noProof/>
                <w:webHidden/>
              </w:rPr>
              <w:fldChar w:fldCharType="begin"/>
            </w:r>
            <w:r>
              <w:rPr>
                <w:noProof/>
                <w:webHidden/>
              </w:rPr>
              <w:instrText xml:space="preserve"> PAGEREF _Toc98323900 \h </w:instrText>
            </w:r>
            <w:r>
              <w:rPr>
                <w:noProof/>
                <w:webHidden/>
              </w:rPr>
            </w:r>
            <w:r>
              <w:rPr>
                <w:noProof/>
                <w:webHidden/>
              </w:rPr>
              <w:fldChar w:fldCharType="separate"/>
            </w:r>
            <w:r>
              <w:rPr>
                <w:noProof/>
                <w:webHidden/>
              </w:rPr>
              <w:t>6</w:t>
            </w:r>
            <w:r>
              <w:rPr>
                <w:noProof/>
                <w:webHidden/>
              </w:rPr>
              <w:fldChar w:fldCharType="end"/>
            </w:r>
          </w:hyperlink>
        </w:p>
        <w:p w:rsidR="009B1FA2" w:rsidRDefault="009B1FA2" w14:paraId="21885604" w14:textId="3CAD0CD0">
          <w:pPr>
            <w:pStyle w:val="Indholdsfortegnelse2"/>
            <w:tabs>
              <w:tab w:val="left" w:pos="880"/>
              <w:tab w:val="right" w:leader="dot" w:pos="9019"/>
            </w:tabs>
            <w:rPr>
              <w:rFonts w:asciiTheme="minorHAnsi" w:hAnsiTheme="minorHAnsi" w:eastAsiaTheme="minorEastAsia" w:cstheme="minorBidi"/>
              <w:noProof/>
              <w:sz w:val="24"/>
              <w:szCs w:val="24"/>
              <w:lang w:val="da-DK"/>
            </w:rPr>
          </w:pPr>
          <w:hyperlink w:history="1" w:anchor="_Toc98323901">
            <w:r w:rsidRPr="002667D9">
              <w:rPr>
                <w:rStyle w:val="Hyperlink"/>
                <w:rFonts w:eastAsia="Times New Roman" w:cs="Times New Roman"/>
                <w:noProof/>
              </w:rPr>
              <w:t>3.2</w:t>
            </w:r>
            <w:r>
              <w:rPr>
                <w:rFonts w:asciiTheme="minorHAnsi" w:hAnsiTheme="minorHAnsi" w:eastAsiaTheme="minorEastAsia" w:cstheme="minorBidi"/>
                <w:noProof/>
                <w:sz w:val="24"/>
                <w:szCs w:val="24"/>
                <w:lang w:val="da-DK"/>
              </w:rPr>
              <w:tab/>
            </w:r>
            <w:r w:rsidRPr="002667D9">
              <w:rPr>
                <w:rStyle w:val="Hyperlink"/>
                <w:rFonts w:eastAsia="Times New Roman" w:cs="Times New Roman"/>
                <w:noProof/>
              </w:rPr>
              <w:t>Opfølgning på indberetninger</w:t>
            </w:r>
            <w:r>
              <w:rPr>
                <w:noProof/>
                <w:webHidden/>
              </w:rPr>
              <w:tab/>
            </w:r>
            <w:r>
              <w:rPr>
                <w:noProof/>
                <w:webHidden/>
              </w:rPr>
              <w:fldChar w:fldCharType="begin"/>
            </w:r>
            <w:r>
              <w:rPr>
                <w:noProof/>
                <w:webHidden/>
              </w:rPr>
              <w:instrText xml:space="preserve"> PAGEREF _Toc98323901 \h </w:instrText>
            </w:r>
            <w:r>
              <w:rPr>
                <w:noProof/>
                <w:webHidden/>
              </w:rPr>
            </w:r>
            <w:r>
              <w:rPr>
                <w:noProof/>
                <w:webHidden/>
              </w:rPr>
              <w:fldChar w:fldCharType="separate"/>
            </w:r>
            <w:r>
              <w:rPr>
                <w:noProof/>
                <w:webHidden/>
              </w:rPr>
              <w:t>7</w:t>
            </w:r>
            <w:r>
              <w:rPr>
                <w:noProof/>
                <w:webHidden/>
              </w:rPr>
              <w:fldChar w:fldCharType="end"/>
            </w:r>
          </w:hyperlink>
        </w:p>
        <w:p w:rsidR="009B1FA2" w:rsidRDefault="009B1FA2" w14:paraId="06588CA8" w14:textId="4A0E99CB">
          <w:pPr>
            <w:pStyle w:val="Indholdsfortegnelse1"/>
            <w:tabs>
              <w:tab w:val="left" w:pos="440"/>
              <w:tab w:val="right" w:leader="dot" w:pos="9019"/>
            </w:tabs>
            <w:rPr>
              <w:rFonts w:asciiTheme="minorHAnsi" w:hAnsiTheme="minorHAnsi" w:eastAsiaTheme="minorEastAsia" w:cstheme="minorBidi"/>
              <w:noProof/>
              <w:sz w:val="24"/>
              <w:szCs w:val="24"/>
              <w:lang w:val="da-DK"/>
            </w:rPr>
          </w:pPr>
          <w:hyperlink w:history="1" w:anchor="_Toc98323902">
            <w:r w:rsidRPr="002667D9">
              <w:rPr>
                <w:rStyle w:val="Hyperlink"/>
                <w:rFonts w:eastAsia="Times New Roman" w:cs="Times New Roman"/>
                <w:noProof/>
              </w:rPr>
              <w:t>4</w:t>
            </w:r>
            <w:r>
              <w:rPr>
                <w:rFonts w:asciiTheme="minorHAnsi" w:hAnsiTheme="minorHAnsi" w:eastAsiaTheme="minorEastAsia" w:cstheme="minorBidi"/>
                <w:noProof/>
                <w:sz w:val="24"/>
                <w:szCs w:val="24"/>
                <w:lang w:val="da-DK"/>
              </w:rPr>
              <w:tab/>
            </w:r>
            <w:r w:rsidRPr="002667D9">
              <w:rPr>
                <w:rStyle w:val="Hyperlink"/>
                <w:rFonts w:eastAsia="Times New Roman" w:cs="Times New Roman"/>
                <w:noProof/>
              </w:rPr>
              <w:t>God kvalitet i bivirkningsindberetninger</w:t>
            </w:r>
            <w:r>
              <w:rPr>
                <w:noProof/>
                <w:webHidden/>
              </w:rPr>
              <w:tab/>
            </w:r>
            <w:r>
              <w:rPr>
                <w:noProof/>
                <w:webHidden/>
              </w:rPr>
              <w:fldChar w:fldCharType="begin"/>
            </w:r>
            <w:r>
              <w:rPr>
                <w:noProof/>
                <w:webHidden/>
              </w:rPr>
              <w:instrText xml:space="preserve"> PAGEREF _Toc98323902 \h </w:instrText>
            </w:r>
            <w:r>
              <w:rPr>
                <w:noProof/>
                <w:webHidden/>
              </w:rPr>
            </w:r>
            <w:r>
              <w:rPr>
                <w:noProof/>
                <w:webHidden/>
              </w:rPr>
              <w:fldChar w:fldCharType="separate"/>
            </w:r>
            <w:r>
              <w:rPr>
                <w:noProof/>
                <w:webHidden/>
              </w:rPr>
              <w:t>8</w:t>
            </w:r>
            <w:r>
              <w:rPr>
                <w:noProof/>
                <w:webHidden/>
              </w:rPr>
              <w:fldChar w:fldCharType="end"/>
            </w:r>
          </w:hyperlink>
        </w:p>
        <w:p w:rsidR="009B1FA2" w:rsidRDefault="009B1FA2" w14:paraId="0E18BB29" w14:textId="4EBDF409">
          <w:pPr>
            <w:pStyle w:val="Indholdsfortegnelse1"/>
            <w:tabs>
              <w:tab w:val="left" w:pos="440"/>
              <w:tab w:val="right" w:leader="dot" w:pos="9019"/>
            </w:tabs>
            <w:rPr>
              <w:rFonts w:asciiTheme="minorHAnsi" w:hAnsiTheme="minorHAnsi" w:eastAsiaTheme="minorEastAsia" w:cstheme="minorBidi"/>
              <w:noProof/>
              <w:sz w:val="24"/>
              <w:szCs w:val="24"/>
              <w:lang w:val="da-DK"/>
            </w:rPr>
          </w:pPr>
          <w:hyperlink w:history="1" w:anchor="_Toc98323903">
            <w:r w:rsidRPr="002667D9">
              <w:rPr>
                <w:rStyle w:val="Hyperlink"/>
                <w:rFonts w:eastAsia="Times New Roman" w:cs="Times New Roman"/>
                <w:noProof/>
              </w:rPr>
              <w:t>5</w:t>
            </w:r>
            <w:r>
              <w:rPr>
                <w:rFonts w:asciiTheme="minorHAnsi" w:hAnsiTheme="minorHAnsi" w:eastAsiaTheme="minorEastAsia" w:cstheme="minorBidi"/>
                <w:noProof/>
                <w:sz w:val="24"/>
                <w:szCs w:val="24"/>
                <w:lang w:val="da-DK"/>
              </w:rPr>
              <w:tab/>
            </w:r>
            <w:r w:rsidRPr="002667D9">
              <w:rPr>
                <w:rStyle w:val="Hyperlink"/>
                <w:rFonts w:eastAsia="Times New Roman" w:cs="Times New Roman"/>
                <w:noProof/>
              </w:rPr>
              <w:t>Brugergrænseflade</w:t>
            </w:r>
            <w:r>
              <w:rPr>
                <w:noProof/>
                <w:webHidden/>
              </w:rPr>
              <w:tab/>
            </w:r>
            <w:r>
              <w:rPr>
                <w:noProof/>
                <w:webHidden/>
              </w:rPr>
              <w:fldChar w:fldCharType="begin"/>
            </w:r>
            <w:r>
              <w:rPr>
                <w:noProof/>
                <w:webHidden/>
              </w:rPr>
              <w:instrText xml:space="preserve"> PAGEREF _Toc98323903 \h </w:instrText>
            </w:r>
            <w:r>
              <w:rPr>
                <w:noProof/>
                <w:webHidden/>
              </w:rPr>
            </w:r>
            <w:r>
              <w:rPr>
                <w:noProof/>
                <w:webHidden/>
              </w:rPr>
              <w:fldChar w:fldCharType="separate"/>
            </w:r>
            <w:r>
              <w:rPr>
                <w:noProof/>
                <w:webHidden/>
              </w:rPr>
              <w:t>9</w:t>
            </w:r>
            <w:r>
              <w:rPr>
                <w:noProof/>
                <w:webHidden/>
              </w:rPr>
              <w:fldChar w:fldCharType="end"/>
            </w:r>
          </w:hyperlink>
        </w:p>
        <w:p w:rsidR="009B1FA2" w:rsidRDefault="009B1FA2" w14:paraId="65D0DB39" w14:textId="4867487E">
          <w:pPr>
            <w:pStyle w:val="Indholdsfortegnelse2"/>
            <w:tabs>
              <w:tab w:val="left" w:pos="880"/>
              <w:tab w:val="right" w:leader="dot" w:pos="9019"/>
            </w:tabs>
            <w:rPr>
              <w:rFonts w:asciiTheme="minorHAnsi" w:hAnsiTheme="minorHAnsi" w:eastAsiaTheme="minorEastAsia" w:cstheme="minorBidi"/>
              <w:noProof/>
              <w:sz w:val="24"/>
              <w:szCs w:val="24"/>
              <w:lang w:val="da-DK"/>
            </w:rPr>
          </w:pPr>
          <w:hyperlink w:history="1" w:anchor="_Toc98323904">
            <w:r w:rsidRPr="002667D9">
              <w:rPr>
                <w:rStyle w:val="Hyperlink"/>
                <w:rFonts w:eastAsia="Times New Roman" w:cs="Times New Roman"/>
                <w:noProof/>
              </w:rPr>
              <w:t>5.1</w:t>
            </w:r>
            <w:r>
              <w:rPr>
                <w:rFonts w:asciiTheme="minorHAnsi" w:hAnsiTheme="minorHAnsi" w:eastAsiaTheme="minorEastAsia" w:cstheme="minorBidi"/>
                <w:noProof/>
                <w:sz w:val="24"/>
                <w:szCs w:val="24"/>
                <w:lang w:val="da-DK"/>
              </w:rPr>
              <w:tab/>
            </w:r>
            <w:r w:rsidRPr="002667D9">
              <w:rPr>
                <w:rStyle w:val="Hyperlink"/>
                <w:rFonts w:eastAsia="Times New Roman" w:cs="Times New Roman"/>
                <w:noProof/>
              </w:rPr>
              <w:t>Aktivering af indberetning</w:t>
            </w:r>
            <w:r>
              <w:rPr>
                <w:noProof/>
                <w:webHidden/>
              </w:rPr>
              <w:tab/>
            </w:r>
            <w:r>
              <w:rPr>
                <w:noProof/>
                <w:webHidden/>
              </w:rPr>
              <w:fldChar w:fldCharType="begin"/>
            </w:r>
            <w:r>
              <w:rPr>
                <w:noProof/>
                <w:webHidden/>
              </w:rPr>
              <w:instrText xml:space="preserve"> PAGEREF _Toc98323904 \h </w:instrText>
            </w:r>
            <w:r>
              <w:rPr>
                <w:noProof/>
                <w:webHidden/>
              </w:rPr>
            </w:r>
            <w:r>
              <w:rPr>
                <w:noProof/>
                <w:webHidden/>
              </w:rPr>
              <w:fldChar w:fldCharType="separate"/>
            </w:r>
            <w:r>
              <w:rPr>
                <w:noProof/>
                <w:webHidden/>
              </w:rPr>
              <w:t>9</w:t>
            </w:r>
            <w:r>
              <w:rPr>
                <w:noProof/>
                <w:webHidden/>
              </w:rPr>
              <w:fldChar w:fldCharType="end"/>
            </w:r>
          </w:hyperlink>
        </w:p>
        <w:p w:rsidR="009B1FA2" w:rsidRDefault="009B1FA2" w14:paraId="187716EA" w14:textId="1843AEE5">
          <w:pPr>
            <w:pStyle w:val="Indholdsfortegnelse2"/>
            <w:tabs>
              <w:tab w:val="left" w:pos="880"/>
              <w:tab w:val="right" w:leader="dot" w:pos="9019"/>
            </w:tabs>
            <w:rPr>
              <w:rFonts w:asciiTheme="minorHAnsi" w:hAnsiTheme="minorHAnsi" w:eastAsiaTheme="minorEastAsia" w:cstheme="minorBidi"/>
              <w:noProof/>
              <w:sz w:val="24"/>
              <w:szCs w:val="24"/>
              <w:lang w:val="da-DK"/>
            </w:rPr>
          </w:pPr>
          <w:hyperlink w:history="1" w:anchor="_Toc98323905">
            <w:r w:rsidRPr="002667D9">
              <w:rPr>
                <w:rStyle w:val="Hyperlink"/>
                <w:rFonts w:eastAsia="Times New Roman" w:cs="Times New Roman"/>
                <w:noProof/>
              </w:rPr>
              <w:t>5.2</w:t>
            </w:r>
            <w:r>
              <w:rPr>
                <w:rFonts w:asciiTheme="minorHAnsi" w:hAnsiTheme="minorHAnsi" w:eastAsiaTheme="minorEastAsia" w:cstheme="minorBidi"/>
                <w:noProof/>
                <w:sz w:val="24"/>
                <w:szCs w:val="24"/>
                <w:lang w:val="da-DK"/>
              </w:rPr>
              <w:tab/>
            </w:r>
            <w:r w:rsidRPr="002667D9">
              <w:rPr>
                <w:rStyle w:val="Hyperlink"/>
                <w:rFonts w:eastAsia="Times New Roman" w:cs="Times New Roman"/>
                <w:noProof/>
              </w:rPr>
              <w:t>Basisinformation om patient og indberetter</w:t>
            </w:r>
            <w:r>
              <w:rPr>
                <w:noProof/>
                <w:webHidden/>
              </w:rPr>
              <w:tab/>
            </w:r>
            <w:r>
              <w:rPr>
                <w:noProof/>
                <w:webHidden/>
              </w:rPr>
              <w:fldChar w:fldCharType="begin"/>
            </w:r>
            <w:r>
              <w:rPr>
                <w:noProof/>
                <w:webHidden/>
              </w:rPr>
              <w:instrText xml:space="preserve"> PAGEREF _Toc98323905 \h </w:instrText>
            </w:r>
            <w:r>
              <w:rPr>
                <w:noProof/>
                <w:webHidden/>
              </w:rPr>
            </w:r>
            <w:r>
              <w:rPr>
                <w:noProof/>
                <w:webHidden/>
              </w:rPr>
              <w:fldChar w:fldCharType="separate"/>
            </w:r>
            <w:r>
              <w:rPr>
                <w:noProof/>
                <w:webHidden/>
              </w:rPr>
              <w:t>9</w:t>
            </w:r>
            <w:r>
              <w:rPr>
                <w:noProof/>
                <w:webHidden/>
              </w:rPr>
              <w:fldChar w:fldCharType="end"/>
            </w:r>
          </w:hyperlink>
        </w:p>
        <w:p w:rsidR="009B1FA2" w:rsidRDefault="009B1FA2" w14:paraId="2BB6D67E" w14:textId="77A72F4F">
          <w:pPr>
            <w:pStyle w:val="Indholdsfortegnelse4"/>
            <w:rPr>
              <w:rFonts w:asciiTheme="minorHAnsi" w:hAnsiTheme="minorHAnsi" w:eastAsiaTheme="minorEastAsia" w:cstheme="minorBidi"/>
              <w:noProof/>
              <w:sz w:val="24"/>
              <w:szCs w:val="24"/>
              <w:lang w:val="da-DK"/>
            </w:rPr>
          </w:pPr>
          <w:hyperlink w:history="1" w:anchor="_Toc98323906">
            <w:r w:rsidRPr="002667D9">
              <w:rPr>
                <w:rStyle w:val="Hyperlink"/>
                <w:noProof/>
              </w:rPr>
              <w:t>5.2.1</w:t>
            </w:r>
            <w:r>
              <w:rPr>
                <w:rFonts w:asciiTheme="minorHAnsi" w:hAnsiTheme="minorHAnsi" w:eastAsiaTheme="minorEastAsia" w:cstheme="minorBidi"/>
                <w:noProof/>
                <w:sz w:val="24"/>
                <w:szCs w:val="24"/>
                <w:lang w:val="da-DK"/>
              </w:rPr>
              <w:tab/>
            </w:r>
            <w:r w:rsidRPr="002667D9">
              <w:rPr>
                <w:rStyle w:val="Hyperlink"/>
                <w:noProof/>
              </w:rPr>
              <w:t>Patient</w:t>
            </w:r>
            <w:r>
              <w:rPr>
                <w:noProof/>
                <w:webHidden/>
              </w:rPr>
              <w:tab/>
            </w:r>
            <w:r>
              <w:rPr>
                <w:noProof/>
                <w:webHidden/>
              </w:rPr>
              <w:fldChar w:fldCharType="begin"/>
            </w:r>
            <w:r>
              <w:rPr>
                <w:noProof/>
                <w:webHidden/>
              </w:rPr>
              <w:instrText xml:space="preserve"> PAGEREF _Toc98323906 \h </w:instrText>
            </w:r>
            <w:r>
              <w:rPr>
                <w:noProof/>
                <w:webHidden/>
              </w:rPr>
            </w:r>
            <w:r>
              <w:rPr>
                <w:noProof/>
                <w:webHidden/>
              </w:rPr>
              <w:fldChar w:fldCharType="separate"/>
            </w:r>
            <w:r>
              <w:rPr>
                <w:noProof/>
                <w:webHidden/>
              </w:rPr>
              <w:t>9</w:t>
            </w:r>
            <w:r>
              <w:rPr>
                <w:noProof/>
                <w:webHidden/>
              </w:rPr>
              <w:fldChar w:fldCharType="end"/>
            </w:r>
          </w:hyperlink>
        </w:p>
        <w:p w:rsidR="009B1FA2" w:rsidRDefault="009B1FA2" w14:paraId="204F5E31" w14:textId="79705860">
          <w:pPr>
            <w:pStyle w:val="Indholdsfortegnelse4"/>
            <w:rPr>
              <w:rFonts w:asciiTheme="minorHAnsi" w:hAnsiTheme="minorHAnsi" w:eastAsiaTheme="minorEastAsia" w:cstheme="minorBidi"/>
              <w:noProof/>
              <w:sz w:val="24"/>
              <w:szCs w:val="24"/>
              <w:lang w:val="da-DK"/>
            </w:rPr>
          </w:pPr>
          <w:hyperlink w:history="1" w:anchor="_Toc98323907">
            <w:r w:rsidRPr="002667D9">
              <w:rPr>
                <w:rStyle w:val="Hyperlink"/>
                <w:noProof/>
              </w:rPr>
              <w:t>5.2.2</w:t>
            </w:r>
            <w:r>
              <w:rPr>
                <w:rFonts w:asciiTheme="minorHAnsi" w:hAnsiTheme="minorHAnsi" w:eastAsiaTheme="minorEastAsia" w:cstheme="minorBidi"/>
                <w:noProof/>
                <w:sz w:val="24"/>
                <w:szCs w:val="24"/>
                <w:lang w:val="da-DK"/>
              </w:rPr>
              <w:tab/>
            </w:r>
            <w:r w:rsidRPr="002667D9">
              <w:rPr>
                <w:rStyle w:val="Hyperlink"/>
                <w:noProof/>
              </w:rPr>
              <w:t>Indberetter</w:t>
            </w:r>
            <w:r>
              <w:rPr>
                <w:noProof/>
                <w:webHidden/>
              </w:rPr>
              <w:tab/>
            </w:r>
            <w:r>
              <w:rPr>
                <w:noProof/>
                <w:webHidden/>
              </w:rPr>
              <w:fldChar w:fldCharType="begin"/>
            </w:r>
            <w:r>
              <w:rPr>
                <w:noProof/>
                <w:webHidden/>
              </w:rPr>
              <w:instrText xml:space="preserve"> PAGEREF _Toc98323907 \h </w:instrText>
            </w:r>
            <w:r>
              <w:rPr>
                <w:noProof/>
                <w:webHidden/>
              </w:rPr>
            </w:r>
            <w:r>
              <w:rPr>
                <w:noProof/>
                <w:webHidden/>
              </w:rPr>
              <w:fldChar w:fldCharType="separate"/>
            </w:r>
            <w:r>
              <w:rPr>
                <w:noProof/>
                <w:webHidden/>
              </w:rPr>
              <w:t>10</w:t>
            </w:r>
            <w:r>
              <w:rPr>
                <w:noProof/>
                <w:webHidden/>
              </w:rPr>
              <w:fldChar w:fldCharType="end"/>
            </w:r>
          </w:hyperlink>
        </w:p>
        <w:p w:rsidR="009B1FA2" w:rsidRDefault="009B1FA2" w14:paraId="1FDD3D0B" w14:textId="70DB3E13">
          <w:pPr>
            <w:pStyle w:val="Indholdsfortegnelse2"/>
            <w:tabs>
              <w:tab w:val="left" w:pos="880"/>
              <w:tab w:val="right" w:leader="dot" w:pos="9019"/>
            </w:tabs>
            <w:rPr>
              <w:rFonts w:asciiTheme="minorHAnsi" w:hAnsiTheme="minorHAnsi" w:eastAsiaTheme="minorEastAsia" w:cstheme="minorBidi"/>
              <w:noProof/>
              <w:sz w:val="24"/>
              <w:szCs w:val="24"/>
              <w:lang w:val="da-DK"/>
            </w:rPr>
          </w:pPr>
          <w:hyperlink w:history="1" w:anchor="_Toc98323908">
            <w:r w:rsidRPr="002667D9">
              <w:rPr>
                <w:rStyle w:val="Hyperlink"/>
                <w:rFonts w:eastAsia="Times New Roman" w:cs="Times New Roman"/>
                <w:noProof/>
              </w:rPr>
              <w:t>5.3</w:t>
            </w:r>
            <w:r>
              <w:rPr>
                <w:rFonts w:asciiTheme="minorHAnsi" w:hAnsiTheme="minorHAnsi" w:eastAsiaTheme="minorEastAsia" w:cstheme="minorBidi"/>
                <w:noProof/>
                <w:sz w:val="24"/>
                <w:szCs w:val="24"/>
                <w:lang w:val="da-DK"/>
              </w:rPr>
              <w:tab/>
            </w:r>
            <w:r w:rsidRPr="002667D9">
              <w:rPr>
                <w:rStyle w:val="Hyperlink"/>
                <w:rFonts w:eastAsia="Times New Roman" w:cs="Times New Roman"/>
                <w:noProof/>
              </w:rPr>
              <w:t>Indberetningens 5 faser</w:t>
            </w:r>
            <w:r>
              <w:rPr>
                <w:noProof/>
                <w:webHidden/>
              </w:rPr>
              <w:tab/>
            </w:r>
            <w:r>
              <w:rPr>
                <w:noProof/>
                <w:webHidden/>
              </w:rPr>
              <w:fldChar w:fldCharType="begin"/>
            </w:r>
            <w:r>
              <w:rPr>
                <w:noProof/>
                <w:webHidden/>
              </w:rPr>
              <w:instrText xml:space="preserve"> PAGEREF _Toc98323908 \h </w:instrText>
            </w:r>
            <w:r>
              <w:rPr>
                <w:noProof/>
                <w:webHidden/>
              </w:rPr>
            </w:r>
            <w:r>
              <w:rPr>
                <w:noProof/>
                <w:webHidden/>
              </w:rPr>
              <w:fldChar w:fldCharType="separate"/>
            </w:r>
            <w:r>
              <w:rPr>
                <w:noProof/>
                <w:webHidden/>
              </w:rPr>
              <w:t>10</w:t>
            </w:r>
            <w:r>
              <w:rPr>
                <w:noProof/>
                <w:webHidden/>
              </w:rPr>
              <w:fldChar w:fldCharType="end"/>
            </w:r>
          </w:hyperlink>
        </w:p>
        <w:p w:rsidR="009B1FA2" w:rsidRDefault="009B1FA2" w14:paraId="057B8E2A" w14:textId="3E10787B">
          <w:pPr>
            <w:pStyle w:val="Indholdsfortegnelse4"/>
            <w:rPr>
              <w:rFonts w:asciiTheme="minorHAnsi" w:hAnsiTheme="minorHAnsi" w:eastAsiaTheme="minorEastAsia" w:cstheme="minorBidi"/>
              <w:noProof/>
              <w:sz w:val="24"/>
              <w:szCs w:val="24"/>
              <w:lang w:val="da-DK"/>
            </w:rPr>
          </w:pPr>
          <w:hyperlink w:history="1" w:anchor="_Toc98323909">
            <w:r w:rsidRPr="002667D9">
              <w:rPr>
                <w:rStyle w:val="Hyperlink"/>
                <w:noProof/>
              </w:rPr>
              <w:t>5.3.1</w:t>
            </w:r>
            <w:r>
              <w:rPr>
                <w:rFonts w:asciiTheme="minorHAnsi" w:hAnsiTheme="minorHAnsi" w:eastAsiaTheme="minorEastAsia" w:cstheme="minorBidi"/>
                <w:noProof/>
                <w:sz w:val="24"/>
                <w:szCs w:val="24"/>
                <w:lang w:val="da-DK"/>
              </w:rPr>
              <w:tab/>
            </w:r>
            <w:r w:rsidRPr="002667D9">
              <w:rPr>
                <w:rStyle w:val="Hyperlink"/>
                <w:noProof/>
              </w:rPr>
              <w:t>Bivirkning</w:t>
            </w:r>
            <w:r>
              <w:rPr>
                <w:noProof/>
                <w:webHidden/>
              </w:rPr>
              <w:tab/>
            </w:r>
            <w:r>
              <w:rPr>
                <w:noProof/>
                <w:webHidden/>
              </w:rPr>
              <w:fldChar w:fldCharType="begin"/>
            </w:r>
            <w:r>
              <w:rPr>
                <w:noProof/>
                <w:webHidden/>
              </w:rPr>
              <w:instrText xml:space="preserve"> PAGEREF _Toc98323909 \h </w:instrText>
            </w:r>
            <w:r>
              <w:rPr>
                <w:noProof/>
                <w:webHidden/>
              </w:rPr>
            </w:r>
            <w:r>
              <w:rPr>
                <w:noProof/>
                <w:webHidden/>
              </w:rPr>
              <w:fldChar w:fldCharType="separate"/>
            </w:r>
            <w:r>
              <w:rPr>
                <w:noProof/>
                <w:webHidden/>
              </w:rPr>
              <w:t>10</w:t>
            </w:r>
            <w:r>
              <w:rPr>
                <w:noProof/>
                <w:webHidden/>
              </w:rPr>
              <w:fldChar w:fldCharType="end"/>
            </w:r>
          </w:hyperlink>
        </w:p>
        <w:p w:rsidR="009B1FA2" w:rsidRDefault="009B1FA2" w14:paraId="70099974" w14:textId="4EA666A9">
          <w:pPr>
            <w:pStyle w:val="Indholdsfortegnelse4"/>
            <w:rPr>
              <w:rFonts w:asciiTheme="minorHAnsi" w:hAnsiTheme="minorHAnsi" w:eastAsiaTheme="minorEastAsia" w:cstheme="minorBidi"/>
              <w:noProof/>
              <w:sz w:val="24"/>
              <w:szCs w:val="24"/>
              <w:lang w:val="da-DK"/>
            </w:rPr>
          </w:pPr>
          <w:hyperlink w:history="1" w:anchor="_Toc98323910">
            <w:r w:rsidRPr="002667D9">
              <w:rPr>
                <w:rStyle w:val="Hyperlink"/>
                <w:noProof/>
              </w:rPr>
              <w:t>5.3.2</w:t>
            </w:r>
            <w:r>
              <w:rPr>
                <w:rFonts w:asciiTheme="minorHAnsi" w:hAnsiTheme="minorHAnsi" w:eastAsiaTheme="minorEastAsia" w:cstheme="minorBidi"/>
                <w:noProof/>
                <w:sz w:val="24"/>
                <w:szCs w:val="24"/>
                <w:lang w:val="da-DK"/>
              </w:rPr>
              <w:tab/>
            </w:r>
            <w:r w:rsidRPr="002667D9">
              <w:rPr>
                <w:rStyle w:val="Hyperlink"/>
                <w:noProof/>
              </w:rPr>
              <w:t>Medicin</w:t>
            </w:r>
            <w:r>
              <w:rPr>
                <w:noProof/>
                <w:webHidden/>
              </w:rPr>
              <w:tab/>
            </w:r>
            <w:r>
              <w:rPr>
                <w:noProof/>
                <w:webHidden/>
              </w:rPr>
              <w:fldChar w:fldCharType="begin"/>
            </w:r>
            <w:r>
              <w:rPr>
                <w:noProof/>
                <w:webHidden/>
              </w:rPr>
              <w:instrText xml:space="preserve"> PAGEREF _Toc98323910 \h </w:instrText>
            </w:r>
            <w:r>
              <w:rPr>
                <w:noProof/>
                <w:webHidden/>
              </w:rPr>
            </w:r>
            <w:r>
              <w:rPr>
                <w:noProof/>
                <w:webHidden/>
              </w:rPr>
              <w:fldChar w:fldCharType="separate"/>
            </w:r>
            <w:r>
              <w:rPr>
                <w:noProof/>
                <w:webHidden/>
              </w:rPr>
              <w:t>12</w:t>
            </w:r>
            <w:r>
              <w:rPr>
                <w:noProof/>
                <w:webHidden/>
              </w:rPr>
              <w:fldChar w:fldCharType="end"/>
            </w:r>
          </w:hyperlink>
        </w:p>
        <w:p w:rsidR="009B1FA2" w:rsidRDefault="009B1FA2" w14:paraId="3B50D9D2" w14:textId="47E5CF6C">
          <w:pPr>
            <w:pStyle w:val="Indholdsfortegnelse4"/>
            <w:rPr>
              <w:rFonts w:asciiTheme="minorHAnsi" w:hAnsiTheme="minorHAnsi" w:eastAsiaTheme="minorEastAsia" w:cstheme="minorBidi"/>
              <w:noProof/>
              <w:sz w:val="24"/>
              <w:szCs w:val="24"/>
              <w:lang w:val="da-DK"/>
            </w:rPr>
          </w:pPr>
          <w:hyperlink w:history="1" w:anchor="_Toc98323911">
            <w:r w:rsidRPr="002667D9">
              <w:rPr>
                <w:rStyle w:val="Hyperlink"/>
                <w:noProof/>
              </w:rPr>
              <w:t>5.3.3</w:t>
            </w:r>
            <w:r>
              <w:rPr>
                <w:rFonts w:asciiTheme="minorHAnsi" w:hAnsiTheme="minorHAnsi" w:eastAsiaTheme="minorEastAsia" w:cstheme="minorBidi"/>
                <w:noProof/>
                <w:sz w:val="24"/>
                <w:szCs w:val="24"/>
                <w:lang w:val="da-DK"/>
              </w:rPr>
              <w:tab/>
            </w:r>
            <w:r w:rsidRPr="002667D9">
              <w:rPr>
                <w:rStyle w:val="Hyperlink"/>
                <w:noProof/>
              </w:rPr>
              <w:t>Sygehistorie</w:t>
            </w:r>
            <w:r>
              <w:rPr>
                <w:noProof/>
                <w:webHidden/>
              </w:rPr>
              <w:tab/>
            </w:r>
            <w:r>
              <w:rPr>
                <w:noProof/>
                <w:webHidden/>
              </w:rPr>
              <w:fldChar w:fldCharType="begin"/>
            </w:r>
            <w:r>
              <w:rPr>
                <w:noProof/>
                <w:webHidden/>
              </w:rPr>
              <w:instrText xml:space="preserve"> PAGEREF _Toc98323911 \h </w:instrText>
            </w:r>
            <w:r>
              <w:rPr>
                <w:noProof/>
                <w:webHidden/>
              </w:rPr>
            </w:r>
            <w:r>
              <w:rPr>
                <w:noProof/>
                <w:webHidden/>
              </w:rPr>
              <w:fldChar w:fldCharType="separate"/>
            </w:r>
            <w:r>
              <w:rPr>
                <w:noProof/>
                <w:webHidden/>
              </w:rPr>
              <w:t>18</w:t>
            </w:r>
            <w:r>
              <w:rPr>
                <w:noProof/>
                <w:webHidden/>
              </w:rPr>
              <w:fldChar w:fldCharType="end"/>
            </w:r>
          </w:hyperlink>
        </w:p>
        <w:p w:rsidR="009B1FA2" w:rsidRDefault="009B1FA2" w14:paraId="27C12FAC" w14:textId="1389D6D4">
          <w:pPr>
            <w:pStyle w:val="Indholdsfortegnelse4"/>
            <w:rPr>
              <w:rFonts w:asciiTheme="minorHAnsi" w:hAnsiTheme="minorHAnsi" w:eastAsiaTheme="minorEastAsia" w:cstheme="minorBidi"/>
              <w:noProof/>
              <w:sz w:val="24"/>
              <w:szCs w:val="24"/>
              <w:lang w:val="da-DK"/>
            </w:rPr>
          </w:pPr>
          <w:hyperlink w:history="1" w:anchor="_Toc98323912">
            <w:r w:rsidRPr="002667D9">
              <w:rPr>
                <w:rStyle w:val="Hyperlink"/>
                <w:noProof/>
              </w:rPr>
              <w:t>5.3.4</w:t>
            </w:r>
            <w:r>
              <w:rPr>
                <w:rFonts w:asciiTheme="minorHAnsi" w:hAnsiTheme="minorHAnsi" w:eastAsiaTheme="minorEastAsia" w:cstheme="minorBidi"/>
                <w:noProof/>
                <w:sz w:val="24"/>
                <w:szCs w:val="24"/>
                <w:lang w:val="da-DK"/>
              </w:rPr>
              <w:tab/>
            </w:r>
            <w:r w:rsidRPr="002667D9">
              <w:rPr>
                <w:rStyle w:val="Hyperlink"/>
                <w:noProof/>
              </w:rPr>
              <w:t>Undersøgelser</w:t>
            </w:r>
            <w:r>
              <w:rPr>
                <w:noProof/>
                <w:webHidden/>
              </w:rPr>
              <w:tab/>
            </w:r>
            <w:r>
              <w:rPr>
                <w:noProof/>
                <w:webHidden/>
              </w:rPr>
              <w:fldChar w:fldCharType="begin"/>
            </w:r>
            <w:r>
              <w:rPr>
                <w:noProof/>
                <w:webHidden/>
              </w:rPr>
              <w:instrText xml:space="preserve"> PAGEREF _Toc98323912 \h </w:instrText>
            </w:r>
            <w:r>
              <w:rPr>
                <w:noProof/>
                <w:webHidden/>
              </w:rPr>
            </w:r>
            <w:r>
              <w:rPr>
                <w:noProof/>
                <w:webHidden/>
              </w:rPr>
              <w:fldChar w:fldCharType="separate"/>
            </w:r>
            <w:r>
              <w:rPr>
                <w:noProof/>
                <w:webHidden/>
              </w:rPr>
              <w:t>19</w:t>
            </w:r>
            <w:r>
              <w:rPr>
                <w:noProof/>
                <w:webHidden/>
              </w:rPr>
              <w:fldChar w:fldCharType="end"/>
            </w:r>
          </w:hyperlink>
        </w:p>
        <w:p w:rsidR="009B1FA2" w:rsidRDefault="009B1FA2" w14:paraId="394E9FEB" w14:textId="15721075">
          <w:pPr>
            <w:pStyle w:val="Indholdsfortegnelse4"/>
            <w:rPr>
              <w:rFonts w:asciiTheme="minorHAnsi" w:hAnsiTheme="minorHAnsi" w:eastAsiaTheme="minorEastAsia" w:cstheme="minorBidi"/>
              <w:noProof/>
              <w:sz w:val="24"/>
              <w:szCs w:val="24"/>
              <w:lang w:val="da-DK"/>
            </w:rPr>
          </w:pPr>
          <w:hyperlink w:history="1" w:anchor="_Toc98323913">
            <w:r w:rsidRPr="002667D9">
              <w:rPr>
                <w:rStyle w:val="Hyperlink"/>
                <w:noProof/>
              </w:rPr>
              <w:t>5.3.5</w:t>
            </w:r>
            <w:r>
              <w:rPr>
                <w:rFonts w:asciiTheme="minorHAnsi" w:hAnsiTheme="minorHAnsi" w:eastAsiaTheme="minorEastAsia" w:cstheme="minorBidi"/>
                <w:noProof/>
                <w:sz w:val="24"/>
                <w:szCs w:val="24"/>
                <w:lang w:val="da-DK"/>
              </w:rPr>
              <w:tab/>
            </w:r>
            <w:r w:rsidRPr="002667D9">
              <w:rPr>
                <w:rStyle w:val="Hyperlink"/>
                <w:noProof/>
              </w:rPr>
              <w:t>Yderligere oplysninger</w:t>
            </w:r>
            <w:r>
              <w:rPr>
                <w:noProof/>
                <w:webHidden/>
              </w:rPr>
              <w:tab/>
            </w:r>
            <w:r>
              <w:rPr>
                <w:noProof/>
                <w:webHidden/>
              </w:rPr>
              <w:fldChar w:fldCharType="begin"/>
            </w:r>
            <w:r>
              <w:rPr>
                <w:noProof/>
                <w:webHidden/>
              </w:rPr>
              <w:instrText xml:space="preserve"> PAGEREF _Toc98323913 \h </w:instrText>
            </w:r>
            <w:r>
              <w:rPr>
                <w:noProof/>
                <w:webHidden/>
              </w:rPr>
            </w:r>
            <w:r>
              <w:rPr>
                <w:noProof/>
                <w:webHidden/>
              </w:rPr>
              <w:fldChar w:fldCharType="separate"/>
            </w:r>
            <w:r>
              <w:rPr>
                <w:noProof/>
                <w:webHidden/>
              </w:rPr>
              <w:t>20</w:t>
            </w:r>
            <w:r>
              <w:rPr>
                <w:noProof/>
                <w:webHidden/>
              </w:rPr>
              <w:fldChar w:fldCharType="end"/>
            </w:r>
          </w:hyperlink>
        </w:p>
        <w:p w:rsidR="009B1FA2" w:rsidRDefault="009B1FA2" w14:paraId="1859CA53" w14:textId="0F43D74A">
          <w:pPr>
            <w:pStyle w:val="Indholdsfortegnelse4"/>
            <w:rPr>
              <w:rFonts w:asciiTheme="minorHAnsi" w:hAnsiTheme="minorHAnsi" w:eastAsiaTheme="minorEastAsia" w:cstheme="minorBidi"/>
              <w:noProof/>
              <w:sz w:val="24"/>
              <w:szCs w:val="24"/>
              <w:lang w:val="da-DK"/>
            </w:rPr>
          </w:pPr>
          <w:hyperlink w:history="1" w:anchor="_Toc98323914">
            <w:r w:rsidRPr="002667D9">
              <w:rPr>
                <w:rStyle w:val="Hyperlink"/>
                <w:noProof/>
              </w:rPr>
              <w:t>5.3.6</w:t>
            </w:r>
            <w:r>
              <w:rPr>
                <w:rFonts w:asciiTheme="minorHAnsi" w:hAnsiTheme="minorHAnsi" w:eastAsiaTheme="minorEastAsia" w:cstheme="minorBidi"/>
                <w:noProof/>
                <w:sz w:val="24"/>
                <w:szCs w:val="24"/>
                <w:lang w:val="da-DK"/>
              </w:rPr>
              <w:tab/>
            </w:r>
            <w:r w:rsidRPr="002667D9">
              <w:rPr>
                <w:rStyle w:val="Hyperlink"/>
                <w:noProof/>
              </w:rPr>
              <w:t>Indberetning</w:t>
            </w:r>
            <w:r>
              <w:rPr>
                <w:noProof/>
                <w:webHidden/>
              </w:rPr>
              <w:tab/>
            </w:r>
            <w:r>
              <w:rPr>
                <w:noProof/>
                <w:webHidden/>
              </w:rPr>
              <w:fldChar w:fldCharType="begin"/>
            </w:r>
            <w:r>
              <w:rPr>
                <w:noProof/>
                <w:webHidden/>
              </w:rPr>
              <w:instrText xml:space="preserve"> PAGEREF _Toc98323914 \h </w:instrText>
            </w:r>
            <w:r>
              <w:rPr>
                <w:noProof/>
                <w:webHidden/>
              </w:rPr>
            </w:r>
            <w:r>
              <w:rPr>
                <w:noProof/>
                <w:webHidden/>
              </w:rPr>
              <w:fldChar w:fldCharType="separate"/>
            </w:r>
            <w:r>
              <w:rPr>
                <w:noProof/>
                <w:webHidden/>
              </w:rPr>
              <w:t>21</w:t>
            </w:r>
            <w:r>
              <w:rPr>
                <w:noProof/>
                <w:webHidden/>
              </w:rPr>
              <w:fldChar w:fldCharType="end"/>
            </w:r>
          </w:hyperlink>
        </w:p>
        <w:p w:rsidR="009B1FA2" w:rsidRDefault="009B1FA2" w14:paraId="47B37E5C" w14:textId="290715B3">
          <w:pPr>
            <w:pStyle w:val="Indholdsfortegnelse2"/>
            <w:tabs>
              <w:tab w:val="left" w:pos="880"/>
              <w:tab w:val="right" w:leader="dot" w:pos="9019"/>
            </w:tabs>
            <w:rPr>
              <w:rFonts w:asciiTheme="minorHAnsi" w:hAnsiTheme="minorHAnsi" w:eastAsiaTheme="minorEastAsia" w:cstheme="minorBidi"/>
              <w:noProof/>
              <w:sz w:val="24"/>
              <w:szCs w:val="24"/>
              <w:lang w:val="da-DK"/>
            </w:rPr>
          </w:pPr>
          <w:hyperlink w:history="1" w:anchor="_Toc98323916">
            <w:r w:rsidRPr="002667D9">
              <w:rPr>
                <w:rStyle w:val="Hyperlink"/>
                <w:rFonts w:eastAsia="Times New Roman" w:cs="Times New Roman"/>
                <w:noProof/>
              </w:rPr>
              <w:t>5.4</w:t>
            </w:r>
            <w:r>
              <w:rPr>
                <w:rFonts w:asciiTheme="minorHAnsi" w:hAnsiTheme="minorHAnsi" w:eastAsiaTheme="minorEastAsia" w:cstheme="minorBidi"/>
                <w:noProof/>
                <w:sz w:val="24"/>
                <w:szCs w:val="24"/>
                <w:lang w:val="da-DK"/>
              </w:rPr>
              <w:tab/>
            </w:r>
            <w:r w:rsidRPr="002667D9">
              <w:rPr>
                <w:rStyle w:val="Hyperlink"/>
                <w:rFonts w:eastAsia="Times New Roman" w:cs="Times New Roman"/>
                <w:noProof/>
              </w:rPr>
              <w:t>Send indberetning</w:t>
            </w:r>
            <w:r>
              <w:rPr>
                <w:noProof/>
                <w:webHidden/>
              </w:rPr>
              <w:tab/>
            </w:r>
            <w:r>
              <w:rPr>
                <w:noProof/>
                <w:webHidden/>
              </w:rPr>
              <w:fldChar w:fldCharType="begin"/>
            </w:r>
            <w:r>
              <w:rPr>
                <w:noProof/>
                <w:webHidden/>
              </w:rPr>
              <w:instrText xml:space="preserve"> PAGEREF _Toc98323916 \h </w:instrText>
            </w:r>
            <w:r>
              <w:rPr>
                <w:noProof/>
                <w:webHidden/>
              </w:rPr>
            </w:r>
            <w:r>
              <w:rPr>
                <w:noProof/>
                <w:webHidden/>
              </w:rPr>
              <w:fldChar w:fldCharType="separate"/>
            </w:r>
            <w:r>
              <w:rPr>
                <w:noProof/>
                <w:webHidden/>
              </w:rPr>
              <w:t>23</w:t>
            </w:r>
            <w:r>
              <w:rPr>
                <w:noProof/>
                <w:webHidden/>
              </w:rPr>
              <w:fldChar w:fldCharType="end"/>
            </w:r>
          </w:hyperlink>
        </w:p>
        <w:p w:rsidR="009B1FA2" w:rsidRDefault="009B1FA2" w14:paraId="4C036FB4" w14:textId="53B3DC35">
          <w:pPr>
            <w:pStyle w:val="Indholdsfortegnelse2"/>
            <w:tabs>
              <w:tab w:val="left" w:pos="880"/>
              <w:tab w:val="right" w:leader="dot" w:pos="9019"/>
            </w:tabs>
            <w:rPr>
              <w:rFonts w:asciiTheme="minorHAnsi" w:hAnsiTheme="minorHAnsi" w:eastAsiaTheme="minorEastAsia" w:cstheme="minorBidi"/>
              <w:noProof/>
              <w:sz w:val="24"/>
              <w:szCs w:val="24"/>
              <w:lang w:val="da-DK"/>
            </w:rPr>
          </w:pPr>
          <w:hyperlink w:history="1" w:anchor="_Toc98323917">
            <w:r w:rsidRPr="002667D9">
              <w:rPr>
                <w:rStyle w:val="Hyperlink"/>
                <w:rFonts w:eastAsia="Times New Roman" w:cs="Times New Roman"/>
                <w:noProof/>
              </w:rPr>
              <w:t>5.5</w:t>
            </w:r>
            <w:r>
              <w:rPr>
                <w:rFonts w:asciiTheme="minorHAnsi" w:hAnsiTheme="minorHAnsi" w:eastAsiaTheme="minorEastAsia" w:cstheme="minorBidi"/>
                <w:noProof/>
                <w:sz w:val="24"/>
                <w:szCs w:val="24"/>
                <w:lang w:val="da-DK"/>
              </w:rPr>
              <w:tab/>
            </w:r>
            <w:r w:rsidRPr="002667D9">
              <w:rPr>
                <w:rStyle w:val="Hyperlink"/>
                <w:rFonts w:eastAsia="Times New Roman" w:cs="Times New Roman"/>
                <w:noProof/>
              </w:rPr>
              <w:t>Underretning om indsamling af personoplysninger</w:t>
            </w:r>
            <w:r>
              <w:rPr>
                <w:noProof/>
                <w:webHidden/>
              </w:rPr>
              <w:tab/>
            </w:r>
            <w:r>
              <w:rPr>
                <w:noProof/>
                <w:webHidden/>
              </w:rPr>
              <w:fldChar w:fldCharType="begin"/>
            </w:r>
            <w:r>
              <w:rPr>
                <w:noProof/>
                <w:webHidden/>
              </w:rPr>
              <w:instrText xml:space="preserve"> PAGEREF _Toc98323917 \h </w:instrText>
            </w:r>
            <w:r>
              <w:rPr>
                <w:noProof/>
                <w:webHidden/>
              </w:rPr>
            </w:r>
            <w:r>
              <w:rPr>
                <w:noProof/>
                <w:webHidden/>
              </w:rPr>
              <w:fldChar w:fldCharType="separate"/>
            </w:r>
            <w:r>
              <w:rPr>
                <w:noProof/>
                <w:webHidden/>
              </w:rPr>
              <w:t>23</w:t>
            </w:r>
            <w:r>
              <w:rPr>
                <w:noProof/>
                <w:webHidden/>
              </w:rPr>
              <w:fldChar w:fldCharType="end"/>
            </w:r>
          </w:hyperlink>
        </w:p>
        <w:p w:rsidR="009B1FA2" w:rsidRDefault="009B1FA2" w14:paraId="3AE135E4" w14:textId="047E045B">
          <w:pPr>
            <w:pStyle w:val="Indholdsfortegnelse1"/>
            <w:tabs>
              <w:tab w:val="left" w:pos="440"/>
              <w:tab w:val="right" w:leader="dot" w:pos="9019"/>
            </w:tabs>
            <w:rPr>
              <w:rFonts w:asciiTheme="minorHAnsi" w:hAnsiTheme="minorHAnsi" w:eastAsiaTheme="minorEastAsia" w:cstheme="minorBidi"/>
              <w:noProof/>
              <w:sz w:val="24"/>
              <w:szCs w:val="24"/>
              <w:lang w:val="da-DK"/>
            </w:rPr>
          </w:pPr>
          <w:hyperlink w:history="1" w:anchor="_Toc98323918">
            <w:r w:rsidRPr="002667D9">
              <w:rPr>
                <w:rStyle w:val="Hyperlink"/>
                <w:rFonts w:eastAsia="Times New Roman" w:cs="Times New Roman"/>
                <w:noProof/>
              </w:rPr>
              <w:t>6</w:t>
            </w:r>
            <w:r>
              <w:rPr>
                <w:rFonts w:asciiTheme="minorHAnsi" w:hAnsiTheme="minorHAnsi" w:eastAsiaTheme="minorEastAsia" w:cstheme="minorBidi"/>
                <w:noProof/>
                <w:sz w:val="24"/>
                <w:szCs w:val="24"/>
                <w:lang w:val="da-DK"/>
              </w:rPr>
              <w:tab/>
            </w:r>
            <w:r w:rsidRPr="002667D9">
              <w:rPr>
                <w:rStyle w:val="Hyperlink"/>
                <w:rFonts w:eastAsia="Times New Roman" w:cs="Times New Roman"/>
                <w:noProof/>
              </w:rPr>
              <w:t>Services i BivWS</w:t>
            </w:r>
            <w:r>
              <w:rPr>
                <w:noProof/>
                <w:webHidden/>
              </w:rPr>
              <w:tab/>
            </w:r>
            <w:r>
              <w:rPr>
                <w:noProof/>
                <w:webHidden/>
              </w:rPr>
              <w:fldChar w:fldCharType="begin"/>
            </w:r>
            <w:r>
              <w:rPr>
                <w:noProof/>
                <w:webHidden/>
              </w:rPr>
              <w:instrText xml:space="preserve"> PAGEREF _Toc98323918 \h </w:instrText>
            </w:r>
            <w:r>
              <w:rPr>
                <w:noProof/>
                <w:webHidden/>
              </w:rPr>
            </w:r>
            <w:r>
              <w:rPr>
                <w:noProof/>
                <w:webHidden/>
              </w:rPr>
              <w:fldChar w:fldCharType="separate"/>
            </w:r>
            <w:r>
              <w:rPr>
                <w:noProof/>
                <w:webHidden/>
              </w:rPr>
              <w:t>24</w:t>
            </w:r>
            <w:r>
              <w:rPr>
                <w:noProof/>
                <w:webHidden/>
              </w:rPr>
              <w:fldChar w:fldCharType="end"/>
            </w:r>
          </w:hyperlink>
        </w:p>
        <w:p w:rsidR="009B1FA2" w:rsidRDefault="009B1FA2" w14:paraId="6CDD3C13" w14:textId="7CC38B6A">
          <w:pPr>
            <w:pStyle w:val="Indholdsfortegnelse2"/>
            <w:tabs>
              <w:tab w:val="left" w:pos="880"/>
              <w:tab w:val="right" w:leader="dot" w:pos="9019"/>
            </w:tabs>
            <w:rPr>
              <w:rFonts w:asciiTheme="minorHAnsi" w:hAnsiTheme="minorHAnsi" w:eastAsiaTheme="minorEastAsia" w:cstheme="minorBidi"/>
              <w:noProof/>
              <w:sz w:val="24"/>
              <w:szCs w:val="24"/>
              <w:lang w:val="da-DK"/>
            </w:rPr>
          </w:pPr>
          <w:hyperlink w:history="1" w:anchor="_Toc98323919">
            <w:r w:rsidRPr="002667D9">
              <w:rPr>
                <w:rStyle w:val="Hyperlink"/>
                <w:rFonts w:eastAsia="Times New Roman" w:cs="Times New Roman"/>
                <w:noProof/>
              </w:rPr>
              <w:t>6.1</w:t>
            </w:r>
            <w:r>
              <w:rPr>
                <w:rFonts w:asciiTheme="minorHAnsi" w:hAnsiTheme="minorHAnsi" w:eastAsiaTheme="minorEastAsia" w:cstheme="minorBidi"/>
                <w:noProof/>
                <w:sz w:val="24"/>
                <w:szCs w:val="24"/>
                <w:lang w:val="da-DK"/>
              </w:rPr>
              <w:tab/>
            </w:r>
            <w:r w:rsidRPr="002667D9">
              <w:rPr>
                <w:rStyle w:val="Hyperlink"/>
                <w:rFonts w:eastAsia="Times New Roman" w:cs="Times New Roman"/>
                <w:noProof/>
              </w:rPr>
              <w:t>Anvendelse af service</w:t>
            </w:r>
            <w:r>
              <w:rPr>
                <w:noProof/>
                <w:webHidden/>
              </w:rPr>
              <w:tab/>
            </w:r>
            <w:r>
              <w:rPr>
                <w:noProof/>
                <w:webHidden/>
              </w:rPr>
              <w:fldChar w:fldCharType="begin"/>
            </w:r>
            <w:r>
              <w:rPr>
                <w:noProof/>
                <w:webHidden/>
              </w:rPr>
              <w:instrText xml:space="preserve"> PAGEREF _Toc98323919 \h </w:instrText>
            </w:r>
            <w:r>
              <w:rPr>
                <w:noProof/>
                <w:webHidden/>
              </w:rPr>
            </w:r>
            <w:r>
              <w:rPr>
                <w:noProof/>
                <w:webHidden/>
              </w:rPr>
              <w:fldChar w:fldCharType="separate"/>
            </w:r>
            <w:r>
              <w:rPr>
                <w:noProof/>
                <w:webHidden/>
              </w:rPr>
              <w:t>24</w:t>
            </w:r>
            <w:r>
              <w:rPr>
                <w:noProof/>
                <w:webHidden/>
              </w:rPr>
              <w:fldChar w:fldCharType="end"/>
            </w:r>
          </w:hyperlink>
        </w:p>
        <w:p w:rsidR="009B1FA2" w:rsidRDefault="009B1FA2" w14:paraId="7E569358" w14:textId="24ABD2CB">
          <w:pPr>
            <w:pStyle w:val="Indholdsfortegnelse1"/>
            <w:tabs>
              <w:tab w:val="left" w:pos="440"/>
              <w:tab w:val="right" w:leader="dot" w:pos="9019"/>
            </w:tabs>
            <w:rPr>
              <w:rFonts w:asciiTheme="minorHAnsi" w:hAnsiTheme="minorHAnsi" w:eastAsiaTheme="minorEastAsia" w:cstheme="minorBidi"/>
              <w:noProof/>
              <w:sz w:val="24"/>
              <w:szCs w:val="24"/>
              <w:lang w:val="da-DK"/>
            </w:rPr>
          </w:pPr>
          <w:hyperlink w:history="1" w:anchor="_Toc98323920">
            <w:r w:rsidRPr="002667D9">
              <w:rPr>
                <w:rStyle w:val="Hyperlink"/>
                <w:rFonts w:eastAsia="Times New Roman" w:cs="Times New Roman"/>
                <w:noProof/>
              </w:rPr>
              <w:t>7</w:t>
            </w:r>
            <w:r>
              <w:rPr>
                <w:rFonts w:asciiTheme="minorHAnsi" w:hAnsiTheme="minorHAnsi" w:eastAsiaTheme="minorEastAsia" w:cstheme="minorBidi"/>
                <w:noProof/>
                <w:sz w:val="24"/>
                <w:szCs w:val="24"/>
                <w:lang w:val="da-DK"/>
              </w:rPr>
              <w:tab/>
            </w:r>
            <w:r w:rsidRPr="002667D9">
              <w:rPr>
                <w:rStyle w:val="Hyperlink"/>
                <w:rFonts w:eastAsia="Times New Roman" w:cs="Times New Roman"/>
                <w:noProof/>
              </w:rPr>
              <w:t>Test og certificering</w:t>
            </w:r>
            <w:r>
              <w:rPr>
                <w:noProof/>
                <w:webHidden/>
              </w:rPr>
              <w:tab/>
            </w:r>
            <w:r>
              <w:rPr>
                <w:noProof/>
                <w:webHidden/>
              </w:rPr>
              <w:fldChar w:fldCharType="begin"/>
            </w:r>
            <w:r>
              <w:rPr>
                <w:noProof/>
                <w:webHidden/>
              </w:rPr>
              <w:instrText xml:space="preserve"> PAGEREF _Toc98323920 \h </w:instrText>
            </w:r>
            <w:r>
              <w:rPr>
                <w:noProof/>
                <w:webHidden/>
              </w:rPr>
            </w:r>
            <w:r>
              <w:rPr>
                <w:noProof/>
                <w:webHidden/>
              </w:rPr>
              <w:fldChar w:fldCharType="separate"/>
            </w:r>
            <w:r>
              <w:rPr>
                <w:noProof/>
                <w:webHidden/>
              </w:rPr>
              <w:t>25</w:t>
            </w:r>
            <w:r>
              <w:rPr>
                <w:noProof/>
                <w:webHidden/>
              </w:rPr>
              <w:fldChar w:fldCharType="end"/>
            </w:r>
          </w:hyperlink>
        </w:p>
        <w:p w:rsidR="009B1FA2" w:rsidRDefault="009B1FA2" w14:paraId="5A5F8D47" w14:textId="546E22ED">
          <w:pPr>
            <w:pStyle w:val="Indholdsfortegnelse2"/>
            <w:tabs>
              <w:tab w:val="left" w:pos="880"/>
              <w:tab w:val="right" w:leader="dot" w:pos="9019"/>
            </w:tabs>
            <w:rPr>
              <w:rFonts w:asciiTheme="minorHAnsi" w:hAnsiTheme="minorHAnsi" w:eastAsiaTheme="minorEastAsia" w:cstheme="minorBidi"/>
              <w:noProof/>
              <w:sz w:val="24"/>
              <w:szCs w:val="24"/>
              <w:lang w:val="da-DK"/>
            </w:rPr>
          </w:pPr>
          <w:hyperlink w:history="1" w:anchor="_Toc98323921">
            <w:r w:rsidRPr="002667D9">
              <w:rPr>
                <w:rStyle w:val="Hyperlink"/>
                <w:rFonts w:eastAsia="Times New Roman" w:cs="Times New Roman"/>
                <w:noProof/>
              </w:rPr>
              <w:t>7.1</w:t>
            </w:r>
            <w:r>
              <w:rPr>
                <w:rFonts w:asciiTheme="minorHAnsi" w:hAnsiTheme="minorHAnsi" w:eastAsiaTheme="minorEastAsia" w:cstheme="minorBidi"/>
                <w:noProof/>
                <w:sz w:val="24"/>
                <w:szCs w:val="24"/>
                <w:lang w:val="da-DK"/>
              </w:rPr>
              <w:tab/>
            </w:r>
            <w:r w:rsidRPr="002667D9">
              <w:rPr>
                <w:rStyle w:val="Hyperlink"/>
                <w:rFonts w:eastAsia="Times New Roman" w:cs="Times New Roman"/>
                <w:noProof/>
              </w:rPr>
              <w:t>Certificeringsforløb</w:t>
            </w:r>
            <w:r>
              <w:rPr>
                <w:noProof/>
                <w:webHidden/>
              </w:rPr>
              <w:tab/>
            </w:r>
            <w:r>
              <w:rPr>
                <w:noProof/>
                <w:webHidden/>
              </w:rPr>
              <w:fldChar w:fldCharType="begin"/>
            </w:r>
            <w:r>
              <w:rPr>
                <w:noProof/>
                <w:webHidden/>
              </w:rPr>
              <w:instrText xml:space="preserve"> PAGEREF _Toc98323921 \h </w:instrText>
            </w:r>
            <w:r>
              <w:rPr>
                <w:noProof/>
                <w:webHidden/>
              </w:rPr>
            </w:r>
            <w:r>
              <w:rPr>
                <w:noProof/>
                <w:webHidden/>
              </w:rPr>
              <w:fldChar w:fldCharType="separate"/>
            </w:r>
            <w:r>
              <w:rPr>
                <w:noProof/>
                <w:webHidden/>
              </w:rPr>
              <w:t>25</w:t>
            </w:r>
            <w:r>
              <w:rPr>
                <w:noProof/>
                <w:webHidden/>
              </w:rPr>
              <w:fldChar w:fldCharType="end"/>
            </w:r>
          </w:hyperlink>
        </w:p>
        <w:p w:rsidR="009B1FA2" w:rsidRDefault="009B1FA2" w14:paraId="1EBBD5CE" w14:textId="530E567D">
          <w:pPr>
            <w:pStyle w:val="Indholdsfortegnelse2"/>
            <w:tabs>
              <w:tab w:val="left" w:pos="880"/>
              <w:tab w:val="right" w:leader="dot" w:pos="9019"/>
            </w:tabs>
            <w:rPr>
              <w:rFonts w:asciiTheme="minorHAnsi" w:hAnsiTheme="minorHAnsi" w:eastAsiaTheme="minorEastAsia" w:cstheme="minorBidi"/>
              <w:noProof/>
              <w:sz w:val="24"/>
              <w:szCs w:val="24"/>
              <w:lang w:val="da-DK"/>
            </w:rPr>
          </w:pPr>
          <w:hyperlink w:history="1" w:anchor="_Toc98323922">
            <w:r w:rsidRPr="002667D9">
              <w:rPr>
                <w:rStyle w:val="Hyperlink"/>
                <w:rFonts w:eastAsia="Times New Roman" w:cs="Times New Roman"/>
                <w:noProof/>
              </w:rPr>
              <w:t>7.2</w:t>
            </w:r>
            <w:r>
              <w:rPr>
                <w:rFonts w:asciiTheme="minorHAnsi" w:hAnsiTheme="minorHAnsi" w:eastAsiaTheme="minorEastAsia" w:cstheme="minorBidi"/>
                <w:noProof/>
                <w:sz w:val="24"/>
                <w:szCs w:val="24"/>
                <w:lang w:val="da-DK"/>
              </w:rPr>
              <w:tab/>
            </w:r>
            <w:r w:rsidRPr="002667D9">
              <w:rPr>
                <w:rStyle w:val="Hyperlink"/>
                <w:rFonts w:eastAsia="Times New Roman" w:cs="Times New Roman"/>
                <w:noProof/>
              </w:rPr>
              <w:t>Fra test til produktion</w:t>
            </w:r>
            <w:r>
              <w:rPr>
                <w:noProof/>
                <w:webHidden/>
              </w:rPr>
              <w:tab/>
            </w:r>
            <w:r>
              <w:rPr>
                <w:noProof/>
                <w:webHidden/>
              </w:rPr>
              <w:fldChar w:fldCharType="begin"/>
            </w:r>
            <w:r>
              <w:rPr>
                <w:noProof/>
                <w:webHidden/>
              </w:rPr>
              <w:instrText xml:space="preserve"> PAGEREF _Toc98323922 \h </w:instrText>
            </w:r>
            <w:r>
              <w:rPr>
                <w:noProof/>
                <w:webHidden/>
              </w:rPr>
            </w:r>
            <w:r>
              <w:rPr>
                <w:noProof/>
                <w:webHidden/>
              </w:rPr>
              <w:fldChar w:fldCharType="separate"/>
            </w:r>
            <w:r>
              <w:rPr>
                <w:noProof/>
                <w:webHidden/>
              </w:rPr>
              <w:t>25</w:t>
            </w:r>
            <w:r>
              <w:rPr>
                <w:noProof/>
                <w:webHidden/>
              </w:rPr>
              <w:fldChar w:fldCharType="end"/>
            </w:r>
          </w:hyperlink>
        </w:p>
        <w:p w:rsidR="000806C3" w:rsidRDefault="000806C3" w14:paraId="296EBDD2" w14:textId="6AF1E9DA">
          <w:r>
            <w:rPr>
              <w:b/>
              <w:bCs/>
            </w:rPr>
            <w:fldChar w:fldCharType="end"/>
          </w:r>
        </w:p>
      </w:sdtContent>
    </w:sdt>
    <w:p w:rsidR="00592243" w:rsidRDefault="00592243" w14:paraId="00000046" w14:textId="77777777">
      <w:pPr>
        <w:rPr>
          <w:rFonts w:eastAsia="Times New Roman" w:cs="Times New Roman"/>
          <w:sz w:val="28"/>
          <w:szCs w:val="28"/>
        </w:rPr>
      </w:pPr>
    </w:p>
    <w:p w:rsidR="00592243" w:rsidRDefault="00592243" w14:paraId="00000047" w14:textId="77777777">
      <w:pPr>
        <w:rPr>
          <w:rFonts w:eastAsia="Times New Roman" w:cs="Times New Roman"/>
          <w:sz w:val="28"/>
          <w:szCs w:val="28"/>
        </w:rPr>
      </w:pPr>
    </w:p>
    <w:p w:rsidR="00592243" w:rsidRDefault="00BA31AA" w14:paraId="00000048" w14:textId="77777777">
      <w:pPr>
        <w:rPr>
          <w:rFonts w:eastAsia="Times New Roman" w:cs="Times New Roman"/>
          <w:b/>
          <w:sz w:val="36"/>
          <w:szCs w:val="36"/>
        </w:rPr>
      </w:pPr>
      <w:r>
        <w:br w:type="page"/>
      </w:r>
    </w:p>
    <w:p w:rsidR="00592243" w:rsidP="70AEC22D" w:rsidRDefault="00422F5D" w14:paraId="00000049" w14:textId="77777777">
      <w:pPr>
        <w:spacing w:before="283" w:after="567"/>
        <w:rPr>
          <w:rFonts w:eastAsia="Times New Roman" w:cs="Times New Roman"/>
          <w:b/>
          <w:bCs/>
          <w:sz w:val="36"/>
          <w:szCs w:val="36"/>
        </w:rPr>
      </w:pPr>
      <w:sdt>
        <w:sdtPr>
          <w:tag w:val="goog_rdk_17"/>
          <w:id w:val="792103901"/>
          <w:placeholder>
            <w:docPart w:val="DefaultPlaceholder_1081868574"/>
          </w:placeholder>
        </w:sdtPr>
        <w:sdtEndPr/>
        <w:sdtContent/>
      </w:sdt>
      <w:commentRangeStart w:id="10"/>
      <w:commentRangeStart w:id="11"/>
      <w:commentRangeStart w:id="12"/>
      <w:r w:rsidRPr="70AEC22D" w:rsidR="00BA31AA">
        <w:rPr>
          <w:rFonts w:eastAsia="Times New Roman" w:cs="Times New Roman"/>
          <w:b/>
          <w:bCs/>
          <w:sz w:val="36"/>
          <w:szCs w:val="36"/>
        </w:rPr>
        <w:t>Skærmbilleder</w:t>
      </w:r>
      <w:commentRangeEnd w:id="12"/>
      <w:r w:rsidR="007614F0">
        <w:rPr>
          <w:rStyle w:val="Kommentarhenvisning"/>
        </w:rPr>
        <w:commentReference w:id="12"/>
      </w:r>
      <w:commentRangeEnd w:id="10"/>
      <w:r w:rsidR="002D587F">
        <w:rPr>
          <w:rStyle w:val="Kommentarhenvisning"/>
        </w:rPr>
        <w:commentReference w:id="10"/>
      </w:r>
      <w:commentRangeEnd w:id="11"/>
      <w:r w:rsidR="00F60BEC">
        <w:commentReference w:id="11"/>
      </w:r>
    </w:p>
    <w:p w:rsidR="007306EC" w:rsidP="000806C3" w:rsidRDefault="000907F4" w14:paraId="31471610" w14:textId="4B98DB13">
      <w:r w:rsidRPr="007306EC">
        <w:t>Skærmbillede 1</w:t>
      </w:r>
      <w:r w:rsidR="000806C3">
        <w:t xml:space="preserve"> - </w:t>
      </w:r>
      <w:r w:rsidRPr="00EA3C97" w:rsidR="000806C3">
        <w:t>Angivelse af detaljer om bivirkning</w:t>
      </w:r>
    </w:p>
    <w:p w:rsidR="007306EC" w:rsidP="000806C3" w:rsidRDefault="007306EC" w14:paraId="6E274EC4" w14:textId="260F0CE6">
      <w:r w:rsidRPr="007306EC">
        <w:t xml:space="preserve">Skærmbillede </w:t>
      </w:r>
      <w:r>
        <w:t>2</w:t>
      </w:r>
      <w:r w:rsidR="000806C3">
        <w:t xml:space="preserve"> - Angivelse af flere bivirkninger</w:t>
      </w:r>
    </w:p>
    <w:p w:rsidR="007306EC" w:rsidP="000806C3" w:rsidRDefault="007306EC" w14:paraId="75059AF4" w14:textId="0F5B72C5">
      <w:r w:rsidRPr="007306EC">
        <w:t xml:space="preserve">Skærmbillede </w:t>
      </w:r>
      <w:r>
        <w:t>3</w:t>
      </w:r>
      <w:r w:rsidR="000806C3">
        <w:t xml:space="preserve"> - Mistanke om substitution eller interaktion udløser en tekstboks</w:t>
      </w:r>
    </w:p>
    <w:p w:rsidR="007306EC" w:rsidP="000806C3" w:rsidRDefault="007306EC" w14:paraId="73167641" w14:textId="5DECEE54">
      <w:r w:rsidRPr="007306EC">
        <w:t xml:space="preserve">Skærmbillede </w:t>
      </w:r>
      <w:r>
        <w:t>4</w:t>
      </w:r>
      <w:r w:rsidR="000806C3">
        <w:t xml:space="preserve"> - Indberetning af medicin</w:t>
      </w:r>
    </w:p>
    <w:p w:rsidR="007306EC" w:rsidP="000806C3" w:rsidRDefault="007306EC" w14:paraId="3FC37FF1" w14:textId="01E22FFF">
      <w:r w:rsidRPr="007306EC">
        <w:t xml:space="preserve">Skærmbillede </w:t>
      </w:r>
      <w:r>
        <w:t>5</w:t>
      </w:r>
      <w:r w:rsidR="000806C3">
        <w:t xml:space="preserve"> </w:t>
      </w:r>
      <w:r w:rsidR="0049384E">
        <w:t>- Ændring af medicin data</w:t>
      </w:r>
    </w:p>
    <w:p w:rsidR="007306EC" w:rsidP="000806C3" w:rsidRDefault="007306EC" w14:paraId="4A1022C8" w14:textId="1EF68204">
      <w:r w:rsidRPr="007306EC">
        <w:t xml:space="preserve">Skærmbillede </w:t>
      </w:r>
      <w:r>
        <w:t>6</w:t>
      </w:r>
      <w:r w:rsidR="000806C3">
        <w:t xml:space="preserve"> - Opbygning af en liste med relevant sygehistorie</w:t>
      </w:r>
    </w:p>
    <w:p w:rsidR="007306EC" w:rsidP="000806C3" w:rsidRDefault="007306EC" w14:paraId="68133183" w14:textId="78581C97">
      <w:r w:rsidRPr="007306EC">
        <w:t>Skærmbillede</w:t>
      </w:r>
      <w:r>
        <w:t xml:space="preserve"> 7</w:t>
      </w:r>
      <w:r w:rsidR="000806C3">
        <w:t xml:space="preserve"> - Supplerende oplysninger om undersøgelser og laboratorieprøver samt højde/vægt</w:t>
      </w:r>
    </w:p>
    <w:p w:rsidR="007306EC" w:rsidP="000806C3" w:rsidRDefault="007306EC" w14:paraId="435F6D25" w14:textId="5AA5E57B">
      <w:r w:rsidRPr="007306EC">
        <w:t xml:space="preserve">Skærmbillede </w:t>
      </w:r>
      <w:r>
        <w:t>8</w:t>
      </w:r>
      <w:r w:rsidR="000806C3">
        <w:t xml:space="preserve"> - Angivelse af yderligere oplysninger om forløbet</w:t>
      </w:r>
    </w:p>
    <w:p w:rsidR="007306EC" w:rsidP="000806C3" w:rsidRDefault="007306EC" w14:paraId="3EEAF643" w14:textId="6E0345D0">
      <w:r w:rsidRPr="007306EC">
        <w:t xml:space="preserve">Skærmbillede </w:t>
      </w:r>
      <w:r>
        <w:t>9</w:t>
      </w:r>
      <w:r w:rsidR="000806C3">
        <w:t xml:space="preserve"> - Angivelse af dødsdato og dødsårsag, hvor bivirkningen er årsag til død</w:t>
      </w:r>
    </w:p>
    <w:p w:rsidR="007306EC" w:rsidP="000806C3" w:rsidRDefault="007306EC" w14:paraId="425B191B" w14:textId="2086D763">
      <w:r w:rsidRPr="007306EC">
        <w:t xml:space="preserve">Skærmbillede </w:t>
      </w:r>
      <w:r w:rsidRPr="007306EC" w:rsidR="00DF6027">
        <w:t>1</w:t>
      </w:r>
      <w:r w:rsidR="00DF6027">
        <w:t xml:space="preserve">0 </w:t>
      </w:r>
      <w:r w:rsidR="000806C3">
        <w:t>- Overblik over indberetning inklusiv</w:t>
      </w:r>
      <w:r w:rsidR="00C95BBD">
        <w:t>e</w:t>
      </w:r>
      <w:r w:rsidR="000806C3">
        <w:t xml:space="preserve"> tekst vedrørende oplysningspligt</w:t>
      </w:r>
    </w:p>
    <w:p w:rsidR="007306EC" w:rsidP="007306EC" w:rsidRDefault="007306EC" w14:paraId="48D30472" w14:textId="77777777"/>
    <w:p w:rsidRPr="007306EC" w:rsidR="00592243" w:rsidRDefault="00BA31AA" w14:paraId="0000004A" w14:textId="7E94E5F6">
      <w:pPr>
        <w:pBdr>
          <w:top w:val="nil"/>
          <w:left w:val="nil"/>
          <w:bottom w:val="nil"/>
          <w:right w:val="nil"/>
          <w:between w:val="nil"/>
        </w:pBdr>
        <w:tabs>
          <w:tab w:val="right" w:pos="9019"/>
        </w:tabs>
        <w:rPr>
          <w:rFonts w:ascii="Arial" w:hAnsi="Arial"/>
        </w:rPr>
      </w:pPr>
      <w:r w:rsidRPr="007306EC">
        <w:rPr>
          <w:rFonts w:ascii="Arial" w:hAnsi="Arial"/>
        </w:rPr>
        <w:fldChar w:fldCharType="begin"/>
      </w:r>
    </w:p>
    <w:p w:rsidR="00592243" w:rsidRDefault="00BA31AA" w14:paraId="00000057" w14:textId="77777777">
      <w:pPr>
        <w:rPr>
          <w:rFonts w:eastAsia="Times New Roman" w:cs="Times New Roman"/>
        </w:rPr>
      </w:pPr>
      <w:r w:rsidRPr="007306EC">
        <w:rPr>
          <w:rFonts w:ascii="Arial" w:hAnsi="Arial"/>
        </w:rPr>
        <w:fldChar w:fldCharType="end"/>
      </w:r>
      <w:r>
        <w:br w:type="page"/>
      </w:r>
    </w:p>
    <w:p w:rsidR="00592243" w:rsidRDefault="00BA31AA" w14:paraId="00000058" w14:textId="5717B5A5">
      <w:pPr>
        <w:pStyle w:val="Overskrift1"/>
        <w:keepNext w:val="0"/>
        <w:keepLines w:val="0"/>
        <w:widowControl w:val="0"/>
        <w:numPr>
          <w:ilvl w:val="0"/>
          <w:numId w:val="13"/>
        </w:numPr>
        <w:pBdr>
          <w:top w:val="none" w:color="000000" w:sz="0" w:space="0"/>
          <w:left w:val="none" w:color="000000" w:sz="0" w:space="0"/>
          <w:bottom w:val="none" w:color="000000" w:sz="0" w:space="0"/>
          <w:right w:val="none" w:color="000000" w:sz="0" w:space="0"/>
          <w:between w:val="none" w:color="000000" w:sz="0" w:space="0"/>
        </w:pBdr>
        <w:tabs>
          <w:tab w:val="left" w:pos="1287"/>
        </w:tabs>
        <w:spacing w:before="283" w:after="567" w:line="240" w:lineRule="auto"/>
        <w:ind w:hanging="432"/>
        <w:rPr>
          <w:rFonts w:eastAsia="Times New Roman" w:cs="Times New Roman"/>
        </w:rPr>
      </w:pPr>
      <w:bookmarkStart w:name="bookmark=id.3znysh7" w:id="13"/>
      <w:bookmarkStart w:name="_Toc271494853" w:id="14"/>
      <w:bookmarkStart w:name="_Toc1063761925" w:id="15"/>
      <w:bookmarkStart w:name="_Toc98323897" w:id="16"/>
      <w:bookmarkEnd w:id="13"/>
      <w:r w:rsidRPr="05F8B76C">
        <w:rPr>
          <w:rFonts w:eastAsia="Times New Roman" w:cs="Times New Roman"/>
        </w:rPr>
        <w:lastRenderedPageBreak/>
        <w:t>Indledning</w:t>
      </w:r>
      <w:bookmarkEnd w:id="14"/>
      <w:bookmarkEnd w:id="15"/>
      <w:bookmarkEnd w:id="16"/>
    </w:p>
    <w:p w:rsidR="00592243" w:rsidRDefault="000563DF" w14:paraId="00000059" w14:textId="3E6A9315">
      <w:pPr>
        <w:rPr>
          <w:rFonts w:eastAsia="Times New Roman" w:cs="Times New Roman"/>
        </w:rPr>
      </w:pPr>
      <w:commentRangeStart w:id="17"/>
      <w:commentRangeStart w:id="18"/>
      <w:commentRangeStart w:id="19"/>
      <w:proofErr w:type="spellStart"/>
      <w:r w:rsidRPr="000563DF">
        <w:rPr>
          <w:rFonts w:eastAsia="Times New Roman" w:cs="Times New Roman"/>
          <w:highlight w:val="yellow"/>
        </w:rPr>
        <w:t>Pharmacovigilance</w:t>
      </w:r>
      <w:proofErr w:type="spellEnd"/>
      <w:r w:rsidRPr="000563DF">
        <w:rPr>
          <w:rFonts w:eastAsia="Times New Roman" w:cs="Times New Roman"/>
          <w:highlight w:val="yellow"/>
        </w:rPr>
        <w:t xml:space="preserve"> </w:t>
      </w:r>
      <w:r>
        <w:rPr>
          <w:rFonts w:eastAsia="Times New Roman" w:cs="Times New Roman"/>
          <w:highlight w:val="yellow"/>
        </w:rPr>
        <w:t>s</w:t>
      </w:r>
      <w:r w:rsidRPr="000563DF">
        <w:rPr>
          <w:rFonts w:eastAsia="Times New Roman" w:cs="Times New Roman"/>
          <w:highlight w:val="yellow"/>
        </w:rPr>
        <w:t>ubmission servicen</w:t>
      </w:r>
      <w:r w:rsidRPr="000563DF" w:rsidR="00BA31AA">
        <w:rPr>
          <w:rFonts w:eastAsia="Times New Roman" w:cs="Times New Roman"/>
          <w:highlight w:val="yellow"/>
        </w:rPr>
        <w:t xml:space="preserve"> </w:t>
      </w:r>
      <w:r w:rsidRPr="000563DF">
        <w:rPr>
          <w:rFonts w:eastAsia="Times New Roman" w:cs="Times New Roman"/>
          <w:highlight w:val="yellow"/>
        </w:rPr>
        <w:t>(PVS</w:t>
      </w:r>
      <w:r>
        <w:rPr>
          <w:rFonts w:eastAsia="Times New Roman" w:cs="Times New Roman"/>
        </w:rPr>
        <w:t xml:space="preserve">) </w:t>
      </w:r>
      <w:commentRangeEnd w:id="17"/>
      <w:r>
        <w:rPr>
          <w:rStyle w:val="Kommentarhenvisning"/>
        </w:rPr>
        <w:commentReference w:id="17"/>
      </w:r>
      <w:commentRangeEnd w:id="18"/>
      <w:r w:rsidR="00711961">
        <w:rPr>
          <w:rStyle w:val="Kommentarhenvisning"/>
        </w:rPr>
        <w:commentReference w:id="18"/>
      </w:r>
      <w:commentRangeEnd w:id="19"/>
      <w:r w:rsidR="00413EC3">
        <w:rPr>
          <w:rStyle w:val="Kommentarhenvisning"/>
        </w:rPr>
        <w:commentReference w:id="19"/>
      </w:r>
      <w:r w:rsidR="00BA31AA">
        <w:rPr>
          <w:rFonts w:eastAsia="Times New Roman" w:cs="Times New Roman"/>
        </w:rPr>
        <w:t xml:space="preserve">giver anvendersystemer mulighed for at indberette formodede bivirkninger ved </w:t>
      </w:r>
      <w:commentRangeStart w:id="20"/>
      <w:commentRangeStart w:id="21"/>
      <w:r w:rsidR="00BA31AA">
        <w:rPr>
          <w:rFonts w:eastAsia="Times New Roman" w:cs="Times New Roman"/>
        </w:rPr>
        <w:t>medicin</w:t>
      </w:r>
      <w:r w:rsidR="00BA31AA">
        <w:rPr>
          <w:rFonts w:eastAsia="Times New Roman" w:cs="Times New Roman"/>
          <w:vertAlign w:val="superscript"/>
        </w:rPr>
        <w:footnoteReference w:id="1"/>
      </w:r>
      <w:r w:rsidR="00BA31AA">
        <w:rPr>
          <w:rFonts w:eastAsia="Times New Roman" w:cs="Times New Roman"/>
        </w:rPr>
        <w:t xml:space="preserve"> </w:t>
      </w:r>
      <w:commentRangeEnd w:id="20"/>
      <w:r>
        <w:rPr>
          <w:rStyle w:val="Kommentarhenvisning"/>
        </w:rPr>
        <w:commentReference w:id="20"/>
      </w:r>
      <w:commentRangeEnd w:id="21"/>
      <w:r w:rsidR="00E25F2E">
        <w:rPr>
          <w:rStyle w:val="Kommentarhenvisning"/>
        </w:rPr>
        <w:commentReference w:id="21"/>
      </w:r>
      <w:r w:rsidR="00BA31AA">
        <w:rPr>
          <w:rFonts w:eastAsia="Times New Roman" w:cs="Times New Roman"/>
        </w:rPr>
        <w:t xml:space="preserve">til Lægemiddelstyrelsen. Formodede bivirkninger ved kosttilskud, kosmetik og medicinsk udstyr skal </w:t>
      </w:r>
      <w:r w:rsidR="00BA31AA">
        <w:rPr>
          <w:rFonts w:eastAsia="Times New Roman" w:cs="Times New Roman"/>
          <w:u w:val="single"/>
        </w:rPr>
        <w:t>ikke</w:t>
      </w:r>
      <w:r w:rsidR="00BA31AA">
        <w:rPr>
          <w:rFonts w:eastAsia="Times New Roman" w:cs="Times New Roman"/>
        </w:rPr>
        <w:t xml:space="preserve"> indberettes via </w:t>
      </w:r>
      <w:r>
        <w:rPr>
          <w:rFonts w:eastAsia="Times New Roman" w:cs="Times New Roman"/>
        </w:rPr>
        <w:t>PVS</w:t>
      </w:r>
      <w:r w:rsidR="00BA31AA">
        <w:rPr>
          <w:rFonts w:eastAsia="Times New Roman" w:cs="Times New Roman"/>
        </w:rPr>
        <w:t>.</w:t>
      </w:r>
    </w:p>
    <w:p w:rsidR="00592243" w:rsidRDefault="00592243" w14:paraId="0000005A" w14:textId="77777777">
      <w:pPr>
        <w:rPr>
          <w:rFonts w:eastAsia="Times New Roman" w:cs="Times New Roman"/>
        </w:rPr>
      </w:pPr>
    </w:p>
    <w:p w:rsidR="00592243" w:rsidRDefault="00BA31AA" w14:paraId="0000005B" w14:textId="77777777">
      <w:pPr>
        <w:rPr>
          <w:rFonts w:eastAsia="Times New Roman" w:cs="Times New Roman"/>
        </w:rPr>
      </w:pPr>
      <w:r>
        <w:rPr>
          <w:rFonts w:eastAsia="Times New Roman" w:cs="Times New Roman"/>
        </w:rPr>
        <w:t xml:space="preserve">Dette dokument beskriver forretningsområdet for bivirkningsindberetninger og anvendelsen af de services, som Bivirkningsservicen stiller til rådighed. Dokumentet beskriver eksempler og vigtige forhold for brugergrænsefladen samt forløb for test og certificering af systemerne inden idriftsættelse. </w:t>
      </w:r>
    </w:p>
    <w:p w:rsidR="00592243" w:rsidRDefault="00592243" w14:paraId="0000005C" w14:textId="77777777">
      <w:pPr>
        <w:rPr>
          <w:rFonts w:eastAsia="Times New Roman" w:cs="Times New Roman"/>
        </w:rPr>
      </w:pPr>
    </w:p>
    <w:p w:rsidR="00592243" w:rsidRDefault="00BA31AA" w14:paraId="0000005D" w14:textId="00CAFE08">
      <w:pPr>
        <w:rPr>
          <w:rFonts w:eastAsia="Times New Roman" w:cs="Times New Roman"/>
        </w:rPr>
      </w:pPr>
      <w:r w:rsidRPr="05F8B76C">
        <w:rPr>
          <w:rFonts w:eastAsia="Times New Roman" w:cs="Times New Roman"/>
        </w:rPr>
        <w:t xml:space="preserve">Dette dokument beskriver ikke tekniske forhold for Bivirkningsservicen og specifikation af felters værdier mm. Yderligere information om disse og andre forhold kan findes i seneste version af nedenstående dokumenter på </w:t>
      </w:r>
      <w:commentRangeStart w:id="22"/>
      <w:commentRangeStart w:id="23"/>
      <w:r w:rsidRPr="05F8B76C">
        <w:fldChar w:fldCharType="begin"/>
      </w:r>
      <w:ins w:author="Ole Bak Jensen" w:date="2022-03-15T10:12:00Z" w:id="24">
        <w:r w:rsidR="00C9107F">
          <w:instrText xml:space="preserve">HYPERLINK "https://www.nspop.dk/display/public/web/Bivirkningsindberetning+%28BivWS%29+-+Leverancebeskrivelse" \h </w:instrText>
        </w:r>
      </w:ins>
      <w:del w:author="Ole Bak Jensen" w:date="2022-03-15T10:12:00Z" w:id="25">
        <w:r w:rsidDel="00C9107F">
          <w:delInstrText xml:space="preserve"> HYPERLINK "https://www.nspop.dk/pages/viewpage.action?pageId=29993435" \h </w:delInstrText>
        </w:r>
      </w:del>
      <w:r w:rsidRPr="05F8B76C">
        <w:fldChar w:fldCharType="separate"/>
      </w:r>
      <w:r w:rsidRPr="05F8B76C">
        <w:rPr>
          <w:rFonts w:eastAsia="Times New Roman" w:cs="Times New Roman"/>
          <w:color w:val="1155CC"/>
          <w:u w:val="single"/>
        </w:rPr>
        <w:t>nspop.dk</w:t>
      </w:r>
      <w:r w:rsidRPr="05F8B76C">
        <w:rPr>
          <w:rFonts w:eastAsia="Times New Roman" w:cs="Times New Roman"/>
          <w:color w:val="1155CC"/>
          <w:u w:val="single"/>
        </w:rPr>
        <w:fldChar w:fldCharType="end"/>
      </w:r>
      <w:r w:rsidRPr="05F8B76C">
        <w:rPr>
          <w:rFonts w:eastAsia="Times New Roman" w:cs="Times New Roman"/>
          <w:color w:val="1155CC"/>
          <w:u w:val="single"/>
        </w:rPr>
        <w:t xml:space="preserve"> under Bivirkningsindberetningsservice</w:t>
      </w:r>
      <w:r w:rsidRPr="05F8B76C">
        <w:rPr>
          <w:rFonts w:eastAsia="Times New Roman" w:cs="Times New Roman"/>
        </w:rPr>
        <w:t>:</w:t>
      </w:r>
      <w:commentRangeEnd w:id="22"/>
      <w:r>
        <w:commentReference w:id="22"/>
      </w:r>
      <w:commentRangeEnd w:id="23"/>
      <w:r w:rsidR="00C9107F">
        <w:rPr>
          <w:rStyle w:val="Kommentarhenvisning"/>
        </w:rPr>
        <w:commentReference w:id="23"/>
      </w:r>
    </w:p>
    <w:p w:rsidR="00592243" w:rsidRDefault="00592243" w14:paraId="0000005E" w14:textId="77777777">
      <w:pPr>
        <w:rPr>
          <w:rFonts w:eastAsia="Times New Roman" w:cs="Times New Roman"/>
        </w:rPr>
      </w:pPr>
    </w:p>
    <w:p w:rsidR="00592243" w:rsidRDefault="00BA31AA" w14:paraId="0000005F" w14:textId="6D8B6BDD">
      <w:pPr>
        <w:numPr>
          <w:ilvl w:val="0"/>
          <w:numId w:val="5"/>
        </w:numPr>
        <w:pBdr>
          <w:top w:val="nil"/>
          <w:left w:val="nil"/>
          <w:bottom w:val="nil"/>
          <w:right w:val="nil"/>
          <w:between w:val="nil"/>
        </w:pBdr>
        <w:rPr>
          <w:rFonts w:eastAsia="Times New Roman" w:cs="Times New Roman"/>
          <w:color w:val="000000"/>
        </w:rPr>
      </w:pPr>
      <w:commentRangeStart w:id="26"/>
      <w:commentRangeStart w:id="27"/>
      <w:commentRangeStart w:id="28"/>
      <w:proofErr w:type="spellStart"/>
      <w:r w:rsidRPr="05F8B76C">
        <w:rPr>
          <w:rFonts w:eastAsia="Times New Roman" w:cs="Times New Roman"/>
          <w:b/>
          <w:bCs/>
          <w:color w:val="000000" w:themeColor="text1"/>
        </w:rPr>
        <w:t>BivWS</w:t>
      </w:r>
      <w:proofErr w:type="spellEnd"/>
      <w:r w:rsidRPr="05F8B76C">
        <w:rPr>
          <w:rFonts w:eastAsia="Times New Roman" w:cs="Times New Roman"/>
          <w:b/>
          <w:bCs/>
          <w:color w:val="000000" w:themeColor="text1"/>
        </w:rPr>
        <w:t>-</w:t>
      </w:r>
      <w:r w:rsidRPr="05F8B76C" w:rsidR="00A42AB1">
        <w:rPr>
          <w:rFonts w:eastAsia="Times New Roman" w:cs="Times New Roman"/>
          <w:b/>
          <w:bCs/>
          <w:color w:val="000000" w:themeColor="text1"/>
        </w:rPr>
        <w:t>krav-og-test-dokument</w:t>
      </w:r>
      <w:r w:rsidRPr="05F8B76C">
        <w:rPr>
          <w:rFonts w:eastAsia="Times New Roman" w:cs="Times New Roman"/>
          <w:b/>
          <w:bCs/>
          <w:color w:val="000000" w:themeColor="text1"/>
        </w:rPr>
        <w:t xml:space="preserve"> [KD]</w:t>
      </w:r>
      <w:r w:rsidRPr="05F8B76C">
        <w:rPr>
          <w:rFonts w:eastAsia="Times New Roman" w:cs="Times New Roman"/>
          <w:color w:val="000000" w:themeColor="text1"/>
        </w:rPr>
        <w:t xml:space="preserve">, der beskriver krav til indberetningers feltværdier [FV] og </w:t>
      </w:r>
      <w:r w:rsidRPr="05F8B76C" w:rsidR="006872F0">
        <w:rPr>
          <w:rFonts w:eastAsia="Times New Roman" w:cs="Times New Roman"/>
          <w:color w:val="000000" w:themeColor="text1"/>
        </w:rPr>
        <w:t>godkendelseskrav</w:t>
      </w:r>
      <w:r w:rsidRPr="05F8B76C">
        <w:rPr>
          <w:rFonts w:eastAsia="Times New Roman" w:cs="Times New Roman"/>
          <w:color w:val="000000" w:themeColor="text1"/>
        </w:rPr>
        <w:t xml:space="preserve"> til certificeringstest</w:t>
      </w:r>
      <w:r w:rsidRPr="05F8B76C" w:rsidR="006872F0">
        <w:rPr>
          <w:rFonts w:eastAsia="Times New Roman" w:cs="Times New Roman"/>
          <w:color w:val="000000" w:themeColor="text1"/>
        </w:rPr>
        <w:t xml:space="preserve"> [GK]</w:t>
      </w:r>
      <w:r w:rsidRPr="05F8B76C" w:rsidR="0016632C">
        <w:rPr>
          <w:rFonts w:eastAsia="Times New Roman" w:cs="Times New Roman"/>
          <w:color w:val="000000" w:themeColor="text1"/>
        </w:rPr>
        <w:t>.</w:t>
      </w:r>
    </w:p>
    <w:p w:rsidR="00592243" w:rsidRDefault="00BA31AA" w14:paraId="00000060" w14:textId="77777777">
      <w:pPr>
        <w:numPr>
          <w:ilvl w:val="0"/>
          <w:numId w:val="5"/>
        </w:numPr>
        <w:pBdr>
          <w:top w:val="nil"/>
          <w:left w:val="nil"/>
          <w:bottom w:val="nil"/>
          <w:right w:val="nil"/>
          <w:between w:val="nil"/>
        </w:pBdr>
        <w:rPr>
          <w:rFonts w:eastAsia="Times New Roman" w:cs="Times New Roman"/>
          <w:color w:val="000000"/>
        </w:rPr>
      </w:pPr>
      <w:proofErr w:type="spellStart"/>
      <w:r w:rsidRPr="05F8B76C">
        <w:rPr>
          <w:rFonts w:eastAsia="Times New Roman" w:cs="Times New Roman"/>
          <w:b/>
          <w:bCs/>
          <w:color w:val="000000" w:themeColor="text1"/>
        </w:rPr>
        <w:t>BivWS</w:t>
      </w:r>
      <w:proofErr w:type="spellEnd"/>
      <w:r w:rsidRPr="05F8B76C">
        <w:rPr>
          <w:rFonts w:eastAsia="Times New Roman" w:cs="Times New Roman"/>
          <w:b/>
          <w:bCs/>
          <w:color w:val="000000" w:themeColor="text1"/>
        </w:rPr>
        <w:t>-designdokument [DD]</w:t>
      </w:r>
      <w:r w:rsidRPr="05F8B76C">
        <w:rPr>
          <w:rFonts w:eastAsia="Times New Roman" w:cs="Times New Roman"/>
          <w:color w:val="000000" w:themeColor="text1"/>
        </w:rPr>
        <w:t>, der beskriver fejlhåndtering og sikkerhedsmodel</w:t>
      </w:r>
      <w:commentRangeEnd w:id="26"/>
      <w:r>
        <w:commentReference w:id="26"/>
      </w:r>
      <w:commentRangeEnd w:id="27"/>
      <w:r>
        <w:commentReference w:id="27"/>
      </w:r>
      <w:commentRangeEnd w:id="28"/>
      <w:r>
        <w:commentReference w:id="28"/>
      </w:r>
    </w:p>
    <w:p w:rsidR="00F1069B" w:rsidRDefault="00F1069B" w14:paraId="61F52A40" w14:textId="77777777">
      <w:pPr>
        <w:pBdr>
          <w:top w:val="nil"/>
          <w:left w:val="nil"/>
          <w:bottom w:val="nil"/>
          <w:right w:val="nil"/>
          <w:between w:val="nil"/>
        </w:pBdr>
        <w:ind w:left="360" w:hanging="720"/>
        <w:rPr>
          <w:rFonts w:eastAsia="Times New Roman" w:cs="Times New Roman"/>
          <w:color w:val="000000"/>
        </w:rPr>
      </w:pPr>
    </w:p>
    <w:p w:rsidR="00592243" w:rsidRDefault="00BA31AA" w14:paraId="00000063" w14:textId="4F6B5B0B">
      <w:pPr>
        <w:pStyle w:val="Overskrift1"/>
        <w:keepNext w:val="0"/>
        <w:keepLines w:val="0"/>
        <w:widowControl w:val="0"/>
        <w:numPr>
          <w:ilvl w:val="0"/>
          <w:numId w:val="13"/>
        </w:numPr>
        <w:pBdr>
          <w:top w:val="none" w:color="000000" w:sz="0" w:space="0"/>
          <w:left w:val="none" w:color="000000" w:sz="0" w:space="0"/>
          <w:bottom w:val="none" w:color="000000" w:sz="0" w:space="0"/>
          <w:right w:val="none" w:color="000000" w:sz="0" w:space="0"/>
          <w:between w:val="none" w:color="000000" w:sz="0" w:space="0"/>
        </w:pBdr>
        <w:tabs>
          <w:tab w:val="left" w:pos="1287"/>
        </w:tabs>
        <w:spacing w:before="283" w:after="567" w:line="240" w:lineRule="auto"/>
        <w:ind w:hanging="432"/>
        <w:rPr>
          <w:rFonts w:eastAsia="Times New Roman" w:cs="Times New Roman"/>
        </w:rPr>
      </w:pPr>
      <w:bookmarkStart w:name="_Toc1096391196" w:id="29"/>
      <w:bookmarkStart w:name="_Toc2132648940" w:id="30"/>
      <w:bookmarkStart w:name="_Toc98323898" w:id="31"/>
      <w:r w:rsidRPr="05F8B76C">
        <w:rPr>
          <w:rFonts w:eastAsia="Times New Roman" w:cs="Times New Roman"/>
        </w:rPr>
        <w:t>Formål</w:t>
      </w:r>
      <w:bookmarkEnd w:id="29"/>
      <w:bookmarkEnd w:id="30"/>
      <w:bookmarkEnd w:id="31"/>
    </w:p>
    <w:p w:rsidR="00592243" w:rsidRDefault="00BA31AA" w14:paraId="00000064" w14:textId="7FD87DF6">
      <w:pPr>
        <w:shd w:val="clear" w:color="auto" w:fill="FFFFFF"/>
        <w:spacing w:before="45" w:after="280"/>
        <w:rPr>
          <w:rFonts w:eastAsia="Times New Roman" w:cs="Times New Roman"/>
        </w:rPr>
      </w:pPr>
      <w:r>
        <w:rPr>
          <w:rFonts w:eastAsia="Times New Roman" w:cs="Times New Roman"/>
        </w:rPr>
        <w:t xml:space="preserve">Formålet med Bivirkningsservicen er at forbedre patientsikkerheden ved at give klinikere bedre mulighed for at indberette formodede bivirkninger. Bivirkningsservicen muliggør en smidig og tidsbesparende indberetning af bivirkninger direkte fra klinikerens eget it-system ved at integrere løsningen i it-systemet og dermed udnytte den information om eksempelvis patient, behandling og indberetter, som allerede findes i klinikerens system. </w:t>
      </w:r>
      <w:commentRangeStart w:id="32"/>
      <w:commentRangeStart w:id="33"/>
      <w:commentRangeStart w:id="34"/>
      <w:commentRangeStart w:id="35"/>
      <w:r>
        <w:rPr>
          <w:rFonts w:eastAsia="Times New Roman" w:cs="Times New Roman"/>
        </w:rPr>
        <w:t>Det forudsættes, at klinikeren, der ønsker at indberette bivirkningen, har data om ordinationer og apoteksudleveringer til rådighed i sit it-system. Disse data kan hentes via anvendersystemets integration til Fælles Medicinkort (FMK) og Det Danske Vaccinationsregister (DDV</w:t>
      </w:r>
      <w:sdt>
        <w:sdtPr>
          <w:tag w:val="goog_rdk_21"/>
          <w:id w:val="-594860826"/>
        </w:sdtPr>
        <w:sdtEndPr/>
        <w:sdtContent>
          <w:r>
            <w:rPr>
              <w:rFonts w:eastAsia="Times New Roman" w:cs="Times New Roman"/>
            </w:rPr>
            <w:t>)</w:t>
          </w:r>
        </w:sdtContent>
      </w:sdt>
      <w:r>
        <w:rPr>
          <w:rFonts w:eastAsia="Times New Roman" w:cs="Times New Roman"/>
        </w:rPr>
        <w:t>.</w:t>
      </w:r>
      <w:commentRangeEnd w:id="32"/>
      <w:r w:rsidR="000563DF">
        <w:rPr>
          <w:rStyle w:val="Kommentarhenvisning"/>
        </w:rPr>
        <w:commentReference w:id="32"/>
      </w:r>
      <w:commentRangeEnd w:id="33"/>
      <w:r w:rsidR="00E51B47">
        <w:rPr>
          <w:rStyle w:val="Kommentarhenvisning"/>
        </w:rPr>
        <w:commentReference w:id="33"/>
      </w:r>
      <w:commentRangeEnd w:id="34"/>
      <w:r w:rsidR="00C95786">
        <w:rPr>
          <w:rStyle w:val="Kommentarhenvisning"/>
        </w:rPr>
        <w:commentReference w:id="34"/>
      </w:r>
      <w:commentRangeEnd w:id="35"/>
      <w:r w:rsidR="00DE48E8">
        <w:rPr>
          <w:rStyle w:val="Kommentarhenvisning"/>
        </w:rPr>
        <w:commentReference w:id="35"/>
      </w:r>
    </w:p>
    <w:p w:rsidR="00592243" w:rsidRDefault="00BA31AA" w14:paraId="00000065" w14:textId="77777777">
      <w:pPr>
        <w:shd w:val="clear" w:color="auto" w:fill="FFFFFF"/>
        <w:spacing w:before="45" w:after="280"/>
        <w:rPr>
          <w:rFonts w:eastAsia="Times New Roman" w:cs="Times New Roman"/>
        </w:rPr>
      </w:pPr>
      <w:r>
        <w:rPr>
          <w:rFonts w:eastAsia="Times New Roman" w:cs="Times New Roman"/>
        </w:rPr>
        <w:t>Forventningen til løsningen er derfor at øge både antallet og kvaliteten af bivirkningsindberetninger fra læger og andet sundhedspersonale.</w:t>
      </w:r>
    </w:p>
    <w:p w:rsidR="00592243" w:rsidRDefault="00592243" w14:paraId="00000066" w14:textId="77777777">
      <w:pPr>
        <w:shd w:val="clear" w:color="auto" w:fill="FFFFFF"/>
        <w:spacing w:before="45" w:after="280"/>
        <w:rPr>
          <w:rFonts w:eastAsia="Times New Roman" w:cs="Times New Roman"/>
        </w:rPr>
      </w:pPr>
    </w:p>
    <w:p w:rsidR="00A42AB1" w:rsidRDefault="00A42AB1" w14:paraId="42AC64F7" w14:textId="77777777">
      <w:pPr>
        <w:rPr>
          <w:rFonts w:eastAsia="Times New Roman" w:cs="Times New Roman"/>
          <w:sz w:val="40"/>
          <w:szCs w:val="40"/>
        </w:rPr>
      </w:pPr>
      <w:r>
        <w:rPr>
          <w:rFonts w:eastAsia="Times New Roman" w:cs="Times New Roman"/>
        </w:rPr>
        <w:br w:type="page"/>
      </w:r>
    </w:p>
    <w:p w:rsidR="00592243" w:rsidRDefault="00BA31AA" w14:paraId="00000067" w14:textId="3739E253">
      <w:pPr>
        <w:pStyle w:val="Overskrift1"/>
        <w:keepNext w:val="0"/>
        <w:keepLines w:val="0"/>
        <w:widowControl w:val="0"/>
        <w:numPr>
          <w:ilvl w:val="0"/>
          <w:numId w:val="13"/>
        </w:numPr>
        <w:pBdr>
          <w:top w:val="none" w:color="000000" w:sz="0" w:space="0"/>
          <w:left w:val="none" w:color="000000" w:sz="0" w:space="0"/>
          <w:bottom w:val="none" w:color="000000" w:sz="0" w:space="0"/>
          <w:right w:val="none" w:color="000000" w:sz="0" w:space="0"/>
          <w:between w:val="none" w:color="000000" w:sz="0" w:space="0"/>
        </w:pBdr>
        <w:tabs>
          <w:tab w:val="left" w:pos="1287"/>
        </w:tabs>
        <w:spacing w:before="283" w:after="567" w:line="240" w:lineRule="auto"/>
        <w:ind w:hanging="432"/>
        <w:rPr>
          <w:rFonts w:eastAsia="Times New Roman" w:cs="Times New Roman"/>
        </w:rPr>
      </w:pPr>
      <w:bookmarkStart w:name="_Toc84581089" w:id="36"/>
      <w:bookmarkStart w:name="_Toc17292953" w:id="37"/>
      <w:bookmarkStart w:name="_Toc98323899" w:id="38"/>
      <w:r w:rsidRPr="05F8B76C">
        <w:rPr>
          <w:rFonts w:eastAsia="Times New Roman" w:cs="Times New Roman"/>
        </w:rPr>
        <w:lastRenderedPageBreak/>
        <w:t>Baggrund</w:t>
      </w:r>
      <w:bookmarkEnd w:id="36"/>
      <w:bookmarkEnd w:id="37"/>
      <w:bookmarkEnd w:id="38"/>
    </w:p>
    <w:p w:rsidR="00592243" w:rsidRDefault="00BA31AA" w14:paraId="00000068" w14:textId="3E736772">
      <w:pPr>
        <w:spacing w:before="200"/>
        <w:rPr>
          <w:rFonts w:eastAsia="Times New Roman" w:cs="Times New Roman"/>
        </w:rPr>
      </w:pPr>
      <w:r>
        <w:rPr>
          <w:rFonts w:eastAsia="Times New Roman" w:cs="Times New Roman"/>
        </w:rPr>
        <w:t xml:space="preserve">Når medicin er kommet på markedet i Danmark, er indberetning af bivirkninger fra læger og andet sundhedspersonale en af hjørnestenene i overvågning af patientsikkerheden. Opsamling af </w:t>
      </w:r>
      <w:r w:rsidR="00C87609">
        <w:rPr>
          <w:rFonts w:eastAsia="Times New Roman" w:cs="Times New Roman"/>
        </w:rPr>
        <w:t>bivirkningsindberetninger</w:t>
      </w:r>
      <w:r w:rsidR="00F1069B">
        <w:rPr>
          <w:rFonts w:eastAsia="Times New Roman" w:cs="Times New Roman"/>
        </w:rPr>
        <w:t xml:space="preserve"> af høj kvalitet</w:t>
      </w:r>
      <w:r>
        <w:rPr>
          <w:rFonts w:eastAsia="Times New Roman" w:cs="Times New Roman"/>
        </w:rPr>
        <w:t xml:space="preserve"> er et vigtigt grundlag for, at Lægemiddelstyrelsen kan analysere, vurdere og informere om sikkerhed ved medicin, og informationerne bruges aktivt med henblik på at forebygge bivirkninger og dermed minimere risici ved medicin.</w:t>
      </w:r>
    </w:p>
    <w:p w:rsidR="00592243" w:rsidRDefault="00BA31AA" w14:paraId="00000069" w14:textId="1E0354C9">
      <w:pPr>
        <w:spacing w:before="200"/>
        <w:rPr>
          <w:rFonts w:eastAsia="Times New Roman" w:cs="Times New Roman"/>
        </w:rPr>
      </w:pPr>
      <w:r>
        <w:rPr>
          <w:rFonts w:eastAsia="Times New Roman" w:cs="Times New Roman"/>
        </w:rPr>
        <w:t xml:space="preserve">Lægemiddelstyrelsen vurderer bivirkningsindberetningerne sammen med yderligere informationskilder for at identificere nye sikkerhedsproblemstillinger eller hidtil ukendte bivirkninger. Hvis en ny bivirkning bliver identificeret, kan Lægemiddelstyrelsen tage en række lovgivningsmæssige tiltag for at </w:t>
      </w:r>
      <w:r w:rsidR="00C87609">
        <w:rPr>
          <w:rFonts w:eastAsia="Times New Roman" w:cs="Times New Roman"/>
        </w:rPr>
        <w:t>sikre</w:t>
      </w:r>
      <w:r w:rsidR="00F1069B">
        <w:rPr>
          <w:rFonts w:eastAsia="Times New Roman" w:cs="Times New Roman"/>
        </w:rPr>
        <w:t xml:space="preserve"> </w:t>
      </w:r>
      <w:r>
        <w:rPr>
          <w:rFonts w:eastAsia="Times New Roman" w:cs="Times New Roman"/>
        </w:rPr>
        <w:t>patientsikkerheden</w:t>
      </w:r>
      <w:r w:rsidR="00E54270">
        <w:rPr>
          <w:rFonts w:eastAsia="Times New Roman" w:cs="Times New Roman"/>
        </w:rPr>
        <w:t xml:space="preserve">, eksempelvis </w:t>
      </w:r>
      <w:r w:rsidR="0085596C">
        <w:rPr>
          <w:rFonts w:eastAsia="Times New Roman" w:cs="Times New Roman"/>
        </w:rPr>
        <w:t xml:space="preserve">at </w:t>
      </w:r>
      <w:r>
        <w:rPr>
          <w:rFonts w:eastAsia="Times New Roman" w:cs="Times New Roman"/>
        </w:rPr>
        <w:t>opdatere medicinens produktinformation, udsende sikkerhedsmeddelelser eller i sjældne tilfælde tage medicin</w:t>
      </w:r>
      <w:r w:rsidR="0085596C">
        <w:rPr>
          <w:rFonts w:eastAsia="Times New Roman" w:cs="Times New Roman"/>
        </w:rPr>
        <w:t>en</w:t>
      </w:r>
      <w:r>
        <w:rPr>
          <w:rFonts w:eastAsia="Times New Roman" w:cs="Times New Roman"/>
        </w:rPr>
        <w:t xml:space="preserve"> af markedet.</w:t>
      </w:r>
    </w:p>
    <w:p w:rsidR="00592243" w:rsidRDefault="00BA31AA" w14:paraId="0000006A" w14:textId="769B5FF3">
      <w:pPr>
        <w:spacing w:before="200"/>
        <w:rPr>
          <w:rFonts w:eastAsia="Times New Roman" w:cs="Times New Roman"/>
        </w:rPr>
      </w:pPr>
      <w:r>
        <w:rPr>
          <w:rFonts w:eastAsia="Times New Roman" w:cs="Times New Roman"/>
        </w:rPr>
        <w:t>Det kan være svært at vide, om en formodet bivirkning skyldes et lægemiddel eller en anden underliggende årsag. Lægemiddelstyrelsen opfordrer til at indberette bivirkninger, selvom indberetteren kun har en mistanke om, at medicin har forårsaget en bivirkning. Indberetteren behøver ikke være sikker på, at der er en sikker (kausal) sammenhæng mellem medicin og formodet bivirkning</w:t>
      </w:r>
      <w:r w:rsidR="00F1069B">
        <w:rPr>
          <w:rFonts w:eastAsia="Times New Roman" w:cs="Times New Roman"/>
        </w:rPr>
        <w:t>,</w:t>
      </w:r>
      <w:r>
        <w:rPr>
          <w:rFonts w:eastAsia="Times New Roman" w:cs="Times New Roman"/>
        </w:rPr>
        <w:t xml:space="preserve"> for at rapportere bivirkningen. Bivirkninger ved </w:t>
      </w:r>
      <w:proofErr w:type="spellStart"/>
      <w:r>
        <w:rPr>
          <w:rFonts w:eastAsia="Times New Roman" w:cs="Times New Roman"/>
        </w:rPr>
        <w:t>off</w:t>
      </w:r>
      <w:proofErr w:type="spellEnd"/>
      <w:r>
        <w:rPr>
          <w:rFonts w:eastAsia="Times New Roman" w:cs="Times New Roman"/>
        </w:rPr>
        <w:t xml:space="preserve">-label brug af medicin (brug uden for godkendt anvendelsesområde) bør også indberettes. </w:t>
      </w:r>
    </w:p>
    <w:p w:rsidR="00592243" w:rsidRDefault="00BA31AA" w14:paraId="0000006B" w14:textId="7001A70F">
      <w:pPr>
        <w:spacing w:before="200"/>
        <w:rPr>
          <w:rFonts w:eastAsia="Times New Roman" w:cs="Times New Roman"/>
        </w:rPr>
      </w:pPr>
      <w:r>
        <w:rPr>
          <w:rFonts w:eastAsia="Times New Roman" w:cs="Times New Roman"/>
        </w:rPr>
        <w:t xml:space="preserve">Den elektroniske standard til indberetning af bivirkninger indeholder en række dataelementer, som kan være indbyrdes afhængige af hinanden. Det kræver et vist forretningskendskab at få implementeret en løsning, der både tilgodeser en god brugergrænseflade, genbrug af eksisterende data, og som opfylder kriterier for korrekt indberetning af bivirkninger. </w:t>
      </w:r>
      <w:r>
        <w:rPr>
          <w:rFonts w:eastAsia="Times New Roman" w:cs="Times New Roman"/>
          <w:color w:val="000000"/>
        </w:rPr>
        <w:t xml:space="preserve">Yderligere vejledning til implementering af de enkelte felter </w:t>
      </w:r>
      <w:r>
        <w:rPr>
          <w:rFonts w:eastAsia="Times New Roman" w:cs="Times New Roman"/>
        </w:rPr>
        <w:t>og krav til deres værdier</w:t>
      </w:r>
      <w:r>
        <w:rPr>
          <w:rFonts w:eastAsia="Times New Roman" w:cs="Times New Roman"/>
          <w:color w:val="000000"/>
        </w:rPr>
        <w:t xml:space="preserve"> kan findes i </w:t>
      </w:r>
      <w:commentRangeStart w:id="39"/>
      <w:commentRangeStart w:id="40"/>
      <w:proofErr w:type="spellStart"/>
      <w:r>
        <w:rPr>
          <w:rFonts w:eastAsia="Times New Roman" w:cs="Times New Roman"/>
        </w:rPr>
        <w:t>BivWS</w:t>
      </w:r>
      <w:proofErr w:type="spellEnd"/>
      <w:r>
        <w:rPr>
          <w:rFonts w:eastAsia="Times New Roman" w:cs="Times New Roman"/>
        </w:rPr>
        <w:t>-</w:t>
      </w:r>
      <w:r w:rsidR="00A42AB1">
        <w:rPr>
          <w:rFonts w:eastAsia="Times New Roman" w:cs="Times New Roman"/>
        </w:rPr>
        <w:t>krav-og-test-dokument</w:t>
      </w:r>
      <w:r>
        <w:rPr>
          <w:rFonts w:eastAsia="Times New Roman" w:cs="Times New Roman"/>
        </w:rPr>
        <w:t>.</w:t>
      </w:r>
      <w:commentRangeEnd w:id="39"/>
      <w:r w:rsidR="00422D36">
        <w:rPr>
          <w:rStyle w:val="Kommentarhenvisning"/>
        </w:rPr>
        <w:commentReference w:id="39"/>
      </w:r>
      <w:commentRangeEnd w:id="40"/>
      <w:r w:rsidR="0031107C">
        <w:rPr>
          <w:rStyle w:val="Kommentarhenvisning"/>
        </w:rPr>
        <w:commentReference w:id="40"/>
      </w:r>
    </w:p>
    <w:p w:rsidR="00592243" w:rsidRDefault="00BA31AA" w14:paraId="0000006C" w14:textId="63656B6A">
      <w:pPr>
        <w:pStyle w:val="Overskrift2"/>
        <w:keepNext w:val="0"/>
        <w:keepLines w:val="0"/>
        <w:widowControl w:val="0"/>
        <w:numPr>
          <w:ilvl w:val="1"/>
          <w:numId w:val="13"/>
        </w:numPr>
        <w:pBdr>
          <w:top w:val="none" w:color="000000" w:sz="0" w:space="0"/>
          <w:left w:val="none" w:color="000000" w:sz="0" w:space="0"/>
          <w:bottom w:val="none" w:color="000000" w:sz="0" w:space="0"/>
          <w:right w:val="none" w:color="000000" w:sz="0" w:space="0"/>
          <w:between w:val="none" w:color="000000" w:sz="0" w:space="0"/>
        </w:pBdr>
        <w:tabs>
          <w:tab w:val="left" w:pos="567"/>
          <w:tab w:val="left" w:pos="851"/>
        </w:tabs>
        <w:spacing w:before="283" w:after="142" w:line="240" w:lineRule="auto"/>
        <w:ind w:hanging="576"/>
        <w:rPr>
          <w:rFonts w:eastAsia="Times New Roman" w:cs="Times New Roman"/>
        </w:rPr>
      </w:pPr>
      <w:bookmarkStart w:name="_Toc1676728829" w:id="41"/>
      <w:bookmarkStart w:name="_Toc428971526" w:id="42"/>
      <w:bookmarkStart w:name="_Toc98323900" w:id="43"/>
      <w:r w:rsidRPr="05F8B76C">
        <w:rPr>
          <w:rFonts w:eastAsia="Times New Roman" w:cs="Times New Roman"/>
        </w:rPr>
        <w:t>Elektronisk bivirkningsindberetning</w:t>
      </w:r>
      <w:bookmarkEnd w:id="41"/>
      <w:bookmarkEnd w:id="42"/>
      <w:bookmarkEnd w:id="43"/>
    </w:p>
    <w:p w:rsidR="00592243" w:rsidRDefault="00BA31AA" w14:paraId="0000006D" w14:textId="77777777">
      <w:pPr>
        <w:spacing w:before="200"/>
        <w:rPr>
          <w:rFonts w:eastAsia="Times New Roman" w:cs="Times New Roman"/>
        </w:rPr>
      </w:pPr>
      <w:r>
        <w:rPr>
          <w:rFonts w:eastAsia="Times New Roman" w:cs="Times New Roman"/>
        </w:rPr>
        <w:t>Lægemiddelstyrelsen har siden 1968 indsamlet bivirkningsindberetninger, først på papirblanketter og de seneste mange år via en elektronisk blanket på Lægemiddelstyrelsens hjemmeside www.meldenbivirkning.dk. Bag den elektroniske indberetning er en international standard for udveksling af bivirkningsindberetninger (</w:t>
      </w:r>
      <w:commentRangeStart w:id="44"/>
      <w:commentRangeStart w:id="45"/>
      <w:commentRangeStart w:id="46"/>
      <w:commentRangeStart w:id="47"/>
      <w:r>
        <w:rPr>
          <w:rFonts w:eastAsia="Times New Roman" w:cs="Times New Roman"/>
        </w:rPr>
        <w:t>ICH E2B standarden</w:t>
      </w:r>
      <w:commentRangeEnd w:id="44"/>
      <w:r w:rsidR="00422D36">
        <w:rPr>
          <w:rStyle w:val="Kommentarhenvisning"/>
        </w:rPr>
        <w:commentReference w:id="44"/>
      </w:r>
      <w:commentRangeEnd w:id="45"/>
      <w:r w:rsidR="00DA353E">
        <w:rPr>
          <w:rStyle w:val="Kommentarhenvisning"/>
        </w:rPr>
        <w:commentReference w:id="45"/>
      </w:r>
      <w:commentRangeEnd w:id="46"/>
      <w:r w:rsidR="008B681E">
        <w:rPr>
          <w:rStyle w:val="Kommentarhenvisning"/>
        </w:rPr>
        <w:commentReference w:id="46"/>
      </w:r>
      <w:commentRangeEnd w:id="47"/>
      <w:r w:rsidR="00DE48E8">
        <w:rPr>
          <w:rStyle w:val="Kommentarhenvisning"/>
        </w:rPr>
        <w:commentReference w:id="47"/>
      </w:r>
      <w:r>
        <w:rPr>
          <w:rFonts w:eastAsia="Times New Roman" w:cs="Times New Roman"/>
          <w:vertAlign w:val="superscript"/>
        </w:rPr>
        <w:footnoteReference w:id="2"/>
      </w:r>
      <w:r>
        <w:rPr>
          <w:rFonts w:eastAsia="Times New Roman" w:cs="Times New Roman"/>
        </w:rPr>
        <w:t xml:space="preserve">), som definerer indhold og dataformat i en elektronisk indberetning. Standarden bruges til at udveksle indberetninger mellem lægemiddelmyndigheder, medicinalvirksomheder samt europæiske og internationale bivirkningsdatabaser. </w:t>
      </w:r>
    </w:p>
    <w:p w:rsidR="00592243" w:rsidRDefault="00BA31AA" w14:paraId="0000006E" w14:textId="20F493F5">
      <w:pPr>
        <w:spacing w:before="200"/>
        <w:rPr>
          <w:rFonts w:eastAsia="Times New Roman" w:cs="Times New Roman"/>
        </w:rPr>
      </w:pPr>
      <w:r>
        <w:rPr>
          <w:rFonts w:eastAsia="Times New Roman" w:cs="Times New Roman"/>
        </w:rPr>
        <w:t>Den elektroniske indberetning gør det også muligt at indberette bivirkninger direkte fra et anvendersystem, så det bliver lettere og hurtigere for klinikeren at indberette bivirkninger ved at it-systemet hjælper med at udfylde indberetningen med eksisterende data fra patientjournalen.</w:t>
      </w:r>
    </w:p>
    <w:p w:rsidR="00592243" w:rsidRDefault="00BA31AA" w14:paraId="0000006F" w14:textId="25F91917">
      <w:pPr>
        <w:pStyle w:val="Overskrift2"/>
        <w:keepNext w:val="0"/>
        <w:keepLines w:val="0"/>
        <w:widowControl w:val="0"/>
        <w:numPr>
          <w:ilvl w:val="1"/>
          <w:numId w:val="13"/>
        </w:numPr>
        <w:pBdr>
          <w:top w:val="none" w:color="000000" w:sz="0" w:space="0"/>
          <w:left w:val="none" w:color="000000" w:sz="0" w:space="0"/>
          <w:bottom w:val="none" w:color="000000" w:sz="0" w:space="0"/>
          <w:right w:val="none" w:color="000000" w:sz="0" w:space="0"/>
          <w:between w:val="none" w:color="000000" w:sz="0" w:space="0"/>
        </w:pBdr>
        <w:tabs>
          <w:tab w:val="left" w:pos="567"/>
          <w:tab w:val="left" w:pos="851"/>
        </w:tabs>
        <w:spacing w:before="283" w:after="142" w:line="240" w:lineRule="auto"/>
        <w:ind w:hanging="576"/>
        <w:rPr>
          <w:rFonts w:eastAsia="Times New Roman" w:cs="Times New Roman"/>
        </w:rPr>
      </w:pPr>
      <w:bookmarkStart w:name="_Toc1122900710" w:id="48"/>
      <w:bookmarkStart w:name="_Toc1272279239" w:id="49"/>
      <w:bookmarkStart w:name="_Toc98323901" w:id="50"/>
      <w:r w:rsidRPr="05F8B76C">
        <w:rPr>
          <w:rFonts w:eastAsia="Times New Roman" w:cs="Times New Roman"/>
        </w:rPr>
        <w:lastRenderedPageBreak/>
        <w:t>Opfølgning på indberetninger</w:t>
      </w:r>
      <w:bookmarkEnd w:id="48"/>
      <w:bookmarkEnd w:id="49"/>
      <w:bookmarkEnd w:id="50"/>
    </w:p>
    <w:p w:rsidR="00592243" w:rsidRDefault="00BA31AA" w14:paraId="00000070" w14:textId="5EEF9FE7">
      <w:pPr>
        <w:spacing w:before="200"/>
        <w:rPr>
          <w:rFonts w:eastAsia="Times New Roman" w:cs="Times New Roman"/>
        </w:rPr>
      </w:pPr>
      <w:r>
        <w:rPr>
          <w:rFonts w:eastAsia="Times New Roman" w:cs="Times New Roman"/>
        </w:rPr>
        <w:t xml:space="preserve">Lægemiddelstyrelsen kan i forbindelse med sagsbehandling have brug for at kontakte indberetter for at få yderligere informationer om patienten, lægemiddelbehandlingen eller bivirkningsforløbet. Ligeledes kan indehaveren af markedsføringstilladelsen i særlige tilfælde stille </w:t>
      </w:r>
      <w:proofErr w:type="spellStart"/>
      <w:r>
        <w:rPr>
          <w:rFonts w:eastAsia="Times New Roman" w:cs="Times New Roman"/>
        </w:rPr>
        <w:t>opfølgende</w:t>
      </w:r>
      <w:proofErr w:type="spellEnd"/>
      <w:r>
        <w:rPr>
          <w:rFonts w:eastAsia="Times New Roman" w:cs="Times New Roman"/>
        </w:rPr>
        <w:t xml:space="preserve"> spørgsmål vedrørende indberetningen til Lægemiddelstyrelsen</w:t>
      </w:r>
      <w:ins w:author="Rikke Gr�ngaard" w:date="2022-03-03T10:41:00Z" w:id="51">
        <w:r w:rsidR="00FC1DF9">
          <w:rPr>
            <w:rFonts w:eastAsia="Times New Roman" w:cs="Times New Roman"/>
          </w:rPr>
          <w:t>. Lægemiddelstyrelsen kontakter i d</w:t>
        </w:r>
      </w:ins>
      <w:ins w:author="Rikke Gr�ngaard" w:date="2022-03-03T10:42:00Z" w:id="52">
        <w:r w:rsidR="00FC1DF9">
          <w:rPr>
            <w:rFonts w:eastAsia="Times New Roman" w:cs="Times New Roman"/>
          </w:rPr>
          <w:t xml:space="preserve">isse tilfælde </w:t>
        </w:r>
      </w:ins>
      <w:del w:author="Rikke Gr�ngaard" w:date="2022-03-03T10:42:00Z" w:id="53">
        <w:r w:rsidDel="00FC1DF9">
          <w:rPr>
            <w:rFonts w:eastAsia="Times New Roman" w:cs="Times New Roman"/>
          </w:rPr>
          <w:delText xml:space="preserve">, som efterfølgende kontakter </w:delText>
        </w:r>
      </w:del>
      <w:r>
        <w:rPr>
          <w:rFonts w:eastAsia="Times New Roman" w:cs="Times New Roman"/>
        </w:rPr>
        <w:t xml:space="preserve">indberetteren. Når Lægemiddelstyrelsen har modtaget de efterspurgte informationer, bliver bivirkningsindberetningen opdateret med de nye informationer. </w:t>
      </w:r>
    </w:p>
    <w:p w:rsidR="00592243" w:rsidRDefault="00BA31AA" w14:paraId="00000071" w14:textId="29C5C065">
      <w:pPr>
        <w:spacing w:before="200"/>
        <w:rPr>
          <w:rFonts w:eastAsia="Times New Roman" w:cs="Times New Roman"/>
        </w:rPr>
      </w:pPr>
      <w:r>
        <w:rPr>
          <w:rFonts w:eastAsia="Times New Roman" w:cs="Times New Roman"/>
        </w:rPr>
        <w:t>I særlige tilfælde vil Lægemiddelstyrelsen rutinemæssigt bede om yderligere informationer til en indberetning, hvis den første indberetning ikke er fyldestgørende. Anvendersysteme</w:t>
      </w:r>
      <w:ins w:author="Rikke Gr�ngaard" w:date="2022-03-03T15:00:00Z" w:id="54">
        <w:r w:rsidR="00B72309">
          <w:rPr>
            <w:rFonts w:eastAsia="Times New Roman" w:cs="Times New Roman"/>
          </w:rPr>
          <w:t>t</w:t>
        </w:r>
      </w:ins>
      <w:ins w:author="Rikke Gr�ngaard" w:date="2022-03-03T10:53:00Z" w:id="55">
        <w:r w:rsidR="00C016DD">
          <w:rPr>
            <w:rFonts w:eastAsia="Times New Roman" w:cs="Times New Roman"/>
          </w:rPr>
          <w:t xml:space="preserve"> </w:t>
        </w:r>
      </w:ins>
      <w:r>
        <w:rPr>
          <w:rFonts w:eastAsia="Times New Roman" w:cs="Times New Roman"/>
        </w:rPr>
        <w:t>bør understøtte en smidig indberetning af flest mulige informationer, som der er brug for i forbindelse med vurderingen af bivirkningen</w:t>
      </w:r>
      <w:ins w:author="Rikke Gr�ngaard" w:date="2022-03-03T15:01:00Z" w:id="56">
        <w:r w:rsidR="000B5CE4">
          <w:rPr>
            <w:rFonts w:eastAsia="Times New Roman" w:cs="Times New Roman"/>
          </w:rPr>
          <w:t>.</w:t>
        </w:r>
      </w:ins>
      <w:del w:author="Rikke Gr�ngaard" w:date="2022-03-03T15:01:00Z" w:id="57">
        <w:r w:rsidDel="000B5CE4" w:rsidR="00497B4E">
          <w:rPr>
            <w:rFonts w:eastAsia="Times New Roman" w:cs="Times New Roman"/>
          </w:rPr>
          <w:delText>, for at undgå unødig opfølgning</w:delText>
        </w:r>
        <w:r w:rsidDel="000B5CE4">
          <w:rPr>
            <w:rFonts w:eastAsia="Times New Roman" w:cs="Times New Roman"/>
          </w:rPr>
          <w:delText xml:space="preserve">. </w:delText>
        </w:r>
      </w:del>
    </w:p>
    <w:p w:rsidR="00592243" w:rsidRDefault="00BA31AA" w14:paraId="00000072" w14:textId="68F2DBD2">
      <w:pPr>
        <w:spacing w:before="200"/>
        <w:rPr>
          <w:rFonts w:eastAsia="Times New Roman" w:cs="Times New Roman"/>
        </w:rPr>
      </w:pPr>
      <w:r>
        <w:rPr>
          <w:rFonts w:eastAsia="Times New Roman" w:cs="Times New Roman"/>
        </w:rPr>
        <w:t xml:space="preserve">De særlige tilfælde kan eksempelvis være ved særligt alvorlige eller uventede bivirkninger, dødsfald, bivirkninger hos særligt sårbare patienter, bivirkninger hos patienter med komplicerede bivirknings- eller behandlingsforløb samt bivirkninger ved medicin, der er særligt fokus på, </w:t>
      </w:r>
      <w:r w:rsidR="00497B4E">
        <w:rPr>
          <w:rFonts w:eastAsia="Times New Roman" w:cs="Times New Roman"/>
        </w:rPr>
        <w:t xml:space="preserve">såsom </w:t>
      </w:r>
      <w:r>
        <w:rPr>
          <w:rFonts w:eastAsia="Times New Roman" w:cs="Times New Roman"/>
        </w:rPr>
        <w:t>vacciner, biologiske/</w:t>
      </w:r>
      <w:proofErr w:type="spellStart"/>
      <w:r>
        <w:rPr>
          <w:rFonts w:eastAsia="Times New Roman" w:cs="Times New Roman"/>
        </w:rPr>
        <w:t>biosimilære</w:t>
      </w:r>
      <w:proofErr w:type="spellEnd"/>
      <w:r>
        <w:rPr>
          <w:rFonts w:eastAsia="Times New Roman" w:cs="Times New Roman"/>
        </w:rPr>
        <w:t xml:space="preserve"> lægemidler, nye lægemidler, lægemidler med skærpet indberetningspligt eller risikosituationslægemidler. </w:t>
      </w:r>
    </w:p>
    <w:p w:rsidR="00592243" w:rsidRDefault="00592243" w14:paraId="00000073" w14:textId="77777777">
      <w:pPr>
        <w:spacing w:before="200"/>
        <w:rPr>
          <w:rFonts w:eastAsia="Times New Roman" w:cs="Times New Roman"/>
        </w:rPr>
      </w:pPr>
    </w:p>
    <w:p w:rsidR="00B876A4" w:rsidRDefault="00B876A4" w14:paraId="033E3660" w14:textId="77777777">
      <w:pPr>
        <w:rPr>
          <w:rFonts w:eastAsia="Times New Roman" w:cs="Times New Roman"/>
          <w:sz w:val="40"/>
          <w:szCs w:val="40"/>
        </w:rPr>
      </w:pPr>
      <w:r>
        <w:rPr>
          <w:rFonts w:eastAsia="Times New Roman" w:cs="Times New Roman"/>
        </w:rPr>
        <w:br w:type="page"/>
      </w:r>
    </w:p>
    <w:p w:rsidR="00592243" w:rsidRDefault="00BA31AA" w14:paraId="00000074" w14:textId="6E6DBED0">
      <w:pPr>
        <w:pStyle w:val="Overskrift1"/>
        <w:keepNext w:val="0"/>
        <w:keepLines w:val="0"/>
        <w:widowControl w:val="0"/>
        <w:numPr>
          <w:ilvl w:val="0"/>
          <w:numId w:val="13"/>
        </w:numPr>
        <w:pBdr>
          <w:top w:val="none" w:color="000000" w:sz="0" w:space="0"/>
          <w:left w:val="none" w:color="000000" w:sz="0" w:space="0"/>
          <w:bottom w:val="none" w:color="000000" w:sz="0" w:space="0"/>
          <w:right w:val="none" w:color="000000" w:sz="0" w:space="0"/>
          <w:between w:val="none" w:color="000000" w:sz="0" w:space="0"/>
        </w:pBdr>
        <w:tabs>
          <w:tab w:val="left" w:pos="1287"/>
        </w:tabs>
        <w:spacing w:before="283" w:after="567" w:line="240" w:lineRule="auto"/>
        <w:ind w:hanging="432"/>
        <w:rPr>
          <w:rFonts w:eastAsia="Times New Roman" w:cs="Times New Roman"/>
        </w:rPr>
      </w:pPr>
      <w:bookmarkStart w:name="_Toc1677060273" w:id="58"/>
      <w:bookmarkStart w:name="_Toc359749280" w:id="59"/>
      <w:bookmarkStart w:name="_Toc98323902" w:id="60"/>
      <w:r w:rsidRPr="05F8B76C">
        <w:rPr>
          <w:rFonts w:eastAsia="Times New Roman" w:cs="Times New Roman"/>
        </w:rPr>
        <w:lastRenderedPageBreak/>
        <w:t>God kvalitet i bivirkningsindberetninger</w:t>
      </w:r>
      <w:bookmarkEnd w:id="58"/>
      <w:bookmarkEnd w:id="59"/>
      <w:bookmarkEnd w:id="60"/>
    </w:p>
    <w:p w:rsidR="00592243" w:rsidRDefault="00BA31AA" w14:paraId="00000075" w14:textId="5509C6B4">
      <w:pPr>
        <w:spacing w:before="200"/>
        <w:rPr>
          <w:rFonts w:eastAsia="Times New Roman" w:cs="Times New Roman"/>
        </w:rPr>
      </w:pPr>
      <w:bookmarkStart w:name="_heading=h.17dp8vu" w:colFirst="0" w:colLast="0" w:id="61"/>
      <w:bookmarkEnd w:id="61"/>
      <w:r>
        <w:rPr>
          <w:rFonts w:eastAsia="Times New Roman" w:cs="Times New Roman"/>
        </w:rPr>
        <w:t>Mange læger har prøvet at blive kontaktet af Lægemiddelstyrelsen for at give yderligere information, som i nogle tilfælde kunne være indberettet i første omgang. For at undgå unødvendig ekstra opfølgning på en indberetning, skal så mange informationer som muligt med i bivirkningsindberetningen</w:t>
      </w:r>
      <w:ins w:author="Rikke Gr�ngaard" w:date="2022-03-03T15:02:00Z" w:id="62">
        <w:r w:rsidR="000B5CE4">
          <w:rPr>
            <w:rFonts w:eastAsia="Times New Roman" w:cs="Times New Roman"/>
          </w:rPr>
          <w:t xml:space="preserve"> i første </w:t>
        </w:r>
      </w:ins>
      <w:ins w:author="Rikke Gr�ngaard" w:date="2022-03-03T15:03:00Z" w:id="63">
        <w:r w:rsidR="000B5CE4">
          <w:rPr>
            <w:rFonts w:eastAsia="Times New Roman" w:cs="Times New Roman"/>
          </w:rPr>
          <w:t>ombæring</w:t>
        </w:r>
      </w:ins>
      <w:ins w:author="Rikke Gr�ngaard" w:date="2022-03-03T15:02:00Z" w:id="64">
        <w:r w:rsidR="000B5CE4">
          <w:rPr>
            <w:rFonts w:eastAsia="Times New Roman" w:cs="Times New Roman"/>
          </w:rPr>
          <w:t>.</w:t>
        </w:r>
      </w:ins>
      <w:del w:author="Rikke Gr�ngaard" w:date="2022-03-03T15:02:00Z" w:id="65">
        <w:r w:rsidDel="000B5CE4">
          <w:rPr>
            <w:rFonts w:eastAsia="Times New Roman" w:cs="Times New Roman"/>
          </w:rPr>
          <w:delText>, når den indberettes første gang.</w:delText>
        </w:r>
      </w:del>
      <w:r>
        <w:rPr>
          <w:rFonts w:eastAsia="Times New Roman" w:cs="Times New Roman"/>
        </w:rPr>
        <w:t xml:space="preserve"> For at støtte </w:t>
      </w:r>
      <w:del w:author="Rikke Gr�ngaard" w:date="2022-03-03T15:03:00Z" w:id="66">
        <w:r w:rsidDel="000B5CE4">
          <w:rPr>
            <w:rFonts w:eastAsia="Times New Roman" w:cs="Times New Roman"/>
          </w:rPr>
          <w:delText>klinikeren (</w:delText>
        </w:r>
      </w:del>
      <w:r>
        <w:rPr>
          <w:rFonts w:eastAsia="Times New Roman" w:cs="Times New Roman"/>
        </w:rPr>
        <w:t>indberette</w:t>
      </w:r>
      <w:r w:rsidR="00E54270">
        <w:rPr>
          <w:rFonts w:eastAsia="Times New Roman" w:cs="Times New Roman"/>
        </w:rPr>
        <w:t>r</w:t>
      </w:r>
      <w:r w:rsidR="002979F1">
        <w:rPr>
          <w:rFonts w:eastAsia="Times New Roman" w:cs="Times New Roman"/>
        </w:rPr>
        <w:t>en</w:t>
      </w:r>
      <w:del w:author="Rikke Gr�ngaard" w:date="2022-03-03T15:03:00Z" w:id="67">
        <w:r w:rsidDel="000B5CE4">
          <w:rPr>
            <w:rFonts w:eastAsia="Times New Roman" w:cs="Times New Roman"/>
          </w:rPr>
          <w:delText>)</w:delText>
        </w:r>
      </w:del>
      <w:r>
        <w:rPr>
          <w:rFonts w:eastAsia="Times New Roman" w:cs="Times New Roman"/>
        </w:rPr>
        <w:t xml:space="preserve"> og opnå bedst mulig datakvalitet i indberetningen bør strukturerede data trækkes automatisk fra anvendersystemet</w:t>
      </w:r>
      <w:r w:rsidR="00497B4E">
        <w:rPr>
          <w:rFonts w:eastAsia="Times New Roman" w:cs="Times New Roman"/>
        </w:rPr>
        <w:t xml:space="preserve">, så </w:t>
      </w:r>
      <w:r>
        <w:rPr>
          <w:rFonts w:eastAsia="Times New Roman" w:cs="Times New Roman"/>
        </w:rPr>
        <w:t>manuel indtastning</w:t>
      </w:r>
      <w:r w:rsidR="00497B4E">
        <w:rPr>
          <w:rFonts w:eastAsia="Times New Roman" w:cs="Times New Roman"/>
        </w:rPr>
        <w:t xml:space="preserve"> begrænses</w:t>
      </w:r>
      <w:r>
        <w:rPr>
          <w:rFonts w:eastAsia="Times New Roman" w:cs="Times New Roman"/>
        </w:rPr>
        <w:t>.</w:t>
      </w:r>
    </w:p>
    <w:p w:rsidR="00592243" w:rsidRDefault="00592243" w14:paraId="00000076" w14:textId="77777777">
      <w:pPr>
        <w:rPr>
          <w:rFonts w:eastAsia="Times New Roman" w:cs="Times New Roman"/>
        </w:rPr>
      </w:pPr>
    </w:p>
    <w:p w:rsidR="00592243" w:rsidRDefault="00BA31AA" w14:paraId="00000077" w14:textId="7B47C121">
      <w:pPr>
        <w:rPr>
          <w:rFonts w:eastAsia="Times New Roman" w:cs="Times New Roman"/>
        </w:rPr>
      </w:pPr>
      <w:r>
        <w:rPr>
          <w:rFonts w:eastAsia="Times New Roman" w:cs="Times New Roman"/>
        </w:rPr>
        <w:t>Når der indberettes en formodet bivirkning til Lægemiddelstyrelsen, er der en række informationer om indberetter, patient, medicin og forløb</w:t>
      </w:r>
      <w:r w:rsidR="00497B4E">
        <w:rPr>
          <w:rFonts w:eastAsia="Times New Roman" w:cs="Times New Roman"/>
        </w:rPr>
        <w:t>et</w:t>
      </w:r>
      <w:r>
        <w:rPr>
          <w:rFonts w:eastAsia="Times New Roman" w:cs="Times New Roman"/>
        </w:rPr>
        <w:t xml:space="preserve"> omkring bivirkningen, som indberetningen så vidt muligt skal indeholde. </w:t>
      </w:r>
    </w:p>
    <w:p w:rsidR="00592243" w:rsidP="00D242C4" w:rsidRDefault="00BA31AA" w14:paraId="00000078" w14:textId="77777777">
      <w:pPr>
        <w:spacing w:before="200"/>
        <w:rPr>
          <w:rFonts w:eastAsia="Times New Roman" w:cs="Times New Roman"/>
        </w:rPr>
      </w:pPr>
      <w:r>
        <w:rPr>
          <w:rFonts w:eastAsia="Times New Roman" w:cs="Times New Roman"/>
        </w:rPr>
        <w:t>Vigtige informationer i en bivirkningsindberetning i god kvalitet er:</w:t>
      </w:r>
    </w:p>
    <w:p w:rsidR="00592243" w:rsidP="00D242C4" w:rsidRDefault="00BA31AA" w14:paraId="0000007A" w14:textId="5431F552">
      <w:pPr>
        <w:numPr>
          <w:ilvl w:val="0"/>
          <w:numId w:val="14"/>
        </w:numPr>
        <w:pBdr>
          <w:top w:val="none" w:color="000000" w:sz="0" w:space="0"/>
          <w:left w:val="none" w:color="000000" w:sz="0" w:space="0"/>
          <w:bottom w:val="none" w:color="000000" w:sz="0" w:space="0"/>
          <w:right w:val="none" w:color="000000" w:sz="0" w:space="0"/>
          <w:between w:val="none" w:color="000000" w:sz="0" w:space="0"/>
        </w:pBdr>
        <w:rPr>
          <w:rFonts w:eastAsia="Times New Roman" w:cs="Times New Roman"/>
          <w:color w:val="000000"/>
        </w:rPr>
      </w:pPr>
      <w:r>
        <w:rPr>
          <w:rFonts w:eastAsia="Times New Roman" w:cs="Times New Roman"/>
          <w:color w:val="000000"/>
        </w:rPr>
        <w:t xml:space="preserve">Beskrivelse af formodet </w:t>
      </w:r>
      <w:r>
        <w:rPr>
          <w:rFonts w:eastAsia="Times New Roman" w:cs="Times New Roman"/>
          <w:b/>
          <w:color w:val="000000"/>
        </w:rPr>
        <w:t>bivirkning</w:t>
      </w:r>
      <w:r>
        <w:rPr>
          <w:rFonts w:eastAsia="Times New Roman" w:cs="Times New Roman"/>
          <w:color w:val="000000"/>
        </w:rPr>
        <w:t xml:space="preserve">(er) </w:t>
      </w:r>
      <w:del w:author="Morten Jensen" w:date="2022-01-27T11:54:00Z" w:id="68">
        <w:r w:rsidDel="008E0C7C">
          <w:rPr>
            <w:rFonts w:eastAsia="Times New Roman" w:cs="Times New Roman"/>
            <w:color w:val="000000"/>
          </w:rPr>
          <w:delText xml:space="preserve">med </w:delText>
        </w:r>
      </w:del>
      <w:ins w:author="Morten Jensen" w:date="2022-01-27T11:54:00Z" w:id="69">
        <w:r w:rsidR="008E0C7C">
          <w:rPr>
            <w:rFonts w:eastAsia="Times New Roman" w:cs="Times New Roman"/>
            <w:color w:val="000000"/>
          </w:rPr>
          <w:t xml:space="preserve">inklusive alvorlighed, </w:t>
        </w:r>
      </w:ins>
      <w:r>
        <w:rPr>
          <w:rFonts w:eastAsia="Times New Roman" w:cs="Times New Roman"/>
          <w:color w:val="000000"/>
        </w:rPr>
        <w:t>datoer for start og stop</w:t>
      </w:r>
      <w:r w:rsidR="00497B4E">
        <w:rPr>
          <w:rFonts w:eastAsia="Times New Roman" w:cs="Times New Roman"/>
          <w:color w:val="000000"/>
        </w:rPr>
        <w:t xml:space="preserve"> samt </w:t>
      </w:r>
      <w:r>
        <w:rPr>
          <w:rFonts w:eastAsia="Times New Roman" w:cs="Times New Roman"/>
          <w:color w:val="000000"/>
        </w:rPr>
        <w:t>status på bivirkning</w:t>
      </w:r>
      <w:ins w:author="Rikke Gr�ngaard" w:date="2022-03-03T15:10:00Z" w:id="70">
        <w:r w:rsidR="00D80B0D">
          <w:rPr>
            <w:rFonts w:eastAsia="Times New Roman" w:cs="Times New Roman"/>
            <w:color w:val="000000"/>
          </w:rPr>
          <w:t>.</w:t>
        </w:r>
      </w:ins>
    </w:p>
    <w:p w:rsidR="00592243" w:rsidP="00D80B0D" w:rsidRDefault="00BA31AA" w14:paraId="0000007B" w14:textId="1071FF0F">
      <w:pPr>
        <w:numPr>
          <w:ilvl w:val="0"/>
          <w:numId w:val="14"/>
        </w:numPr>
        <w:pBdr>
          <w:top w:val="none" w:color="000000" w:sz="0" w:space="0"/>
          <w:left w:val="none" w:color="000000" w:sz="0" w:space="0"/>
          <w:bottom w:val="none" w:color="000000" w:sz="0" w:space="0"/>
          <w:right w:val="none" w:color="000000" w:sz="0" w:space="0"/>
          <w:between w:val="none" w:color="000000" w:sz="0" w:space="0"/>
        </w:pBdr>
        <w:rPr>
          <w:rFonts w:eastAsia="Times New Roman" w:cs="Times New Roman"/>
          <w:color w:val="000000"/>
        </w:rPr>
      </w:pPr>
      <w:r>
        <w:rPr>
          <w:rFonts w:eastAsia="Times New Roman" w:cs="Times New Roman"/>
          <w:color w:val="000000"/>
        </w:rPr>
        <w:t xml:space="preserve">Hvilken </w:t>
      </w:r>
      <w:r>
        <w:rPr>
          <w:rFonts w:eastAsia="Times New Roman" w:cs="Times New Roman"/>
          <w:b/>
          <w:color w:val="000000"/>
        </w:rPr>
        <w:t>medicin</w:t>
      </w:r>
      <w:r>
        <w:rPr>
          <w:rFonts w:eastAsia="Times New Roman" w:cs="Times New Roman"/>
          <w:color w:val="000000"/>
        </w:rPr>
        <w:t xml:space="preserve">, klinikeren mistænker at forårsage bivirkningen samt anden </w:t>
      </w:r>
      <w:ins w:author="Stine Falk Petersen" w:date="2022-02-08T12:34:00Z" w:id="71">
        <w:r w:rsidR="003D28C5">
          <w:rPr>
            <w:rFonts w:eastAsia="Times New Roman" w:cs="Times New Roman"/>
            <w:color w:val="000000"/>
          </w:rPr>
          <w:t xml:space="preserve">relevant </w:t>
        </w:r>
      </w:ins>
      <w:r>
        <w:rPr>
          <w:rFonts w:eastAsia="Times New Roman" w:cs="Times New Roman"/>
          <w:color w:val="000000"/>
        </w:rPr>
        <w:t>medicin, der tages på bivirkningstidspunktet, relevant tidligere lægemiddelbehandling</w:t>
      </w:r>
      <w:r w:rsidR="00497B4E">
        <w:rPr>
          <w:rFonts w:eastAsia="Times New Roman" w:cs="Times New Roman"/>
          <w:color w:val="000000"/>
        </w:rPr>
        <w:t xml:space="preserve"> og eventuel mistanke om substitution eller interaktion</w:t>
      </w:r>
      <w:ins w:author="Rikke Gr�ngaard" w:date="2022-03-03T15:10:00Z" w:id="72">
        <w:r w:rsidR="00D80B0D">
          <w:rPr>
            <w:rFonts w:eastAsia="Times New Roman" w:cs="Times New Roman"/>
            <w:color w:val="000000"/>
          </w:rPr>
          <w:t>.</w:t>
        </w:r>
      </w:ins>
    </w:p>
    <w:p w:rsidR="00592243" w:rsidP="00D80B0D" w:rsidRDefault="00BA31AA" w14:paraId="0000007C" w14:textId="566D94B1">
      <w:pPr>
        <w:numPr>
          <w:ilvl w:val="0"/>
          <w:numId w:val="14"/>
        </w:numPr>
        <w:pBdr>
          <w:top w:val="none" w:color="000000" w:sz="0" w:space="0"/>
          <w:left w:val="none" w:color="000000" w:sz="0" w:space="0"/>
          <w:bottom w:val="none" w:color="000000" w:sz="0" w:space="0"/>
          <w:right w:val="none" w:color="000000" w:sz="0" w:space="0"/>
          <w:between w:val="none" w:color="000000" w:sz="0" w:space="0"/>
        </w:pBdr>
        <w:rPr>
          <w:rFonts w:eastAsia="Times New Roman" w:cs="Times New Roman"/>
          <w:color w:val="000000"/>
        </w:rPr>
      </w:pPr>
      <w:r>
        <w:rPr>
          <w:rFonts w:eastAsia="Times New Roman" w:cs="Times New Roman"/>
          <w:color w:val="000000"/>
        </w:rPr>
        <w:t xml:space="preserve">Patientens </w:t>
      </w:r>
      <w:r w:rsidRPr="00E54270">
        <w:rPr>
          <w:rFonts w:eastAsia="Times New Roman" w:cs="Times New Roman"/>
          <w:b/>
          <w:color w:val="000000"/>
        </w:rPr>
        <w:t>sygehistorie</w:t>
      </w:r>
      <w:r>
        <w:rPr>
          <w:rFonts w:eastAsia="Times New Roman" w:cs="Times New Roman"/>
          <w:color w:val="000000"/>
        </w:rPr>
        <w:t xml:space="preserve"> </w:t>
      </w:r>
      <w:r w:rsidR="00497B4E">
        <w:rPr>
          <w:rFonts w:eastAsia="Times New Roman" w:cs="Times New Roman"/>
          <w:color w:val="000000"/>
        </w:rPr>
        <w:t xml:space="preserve">i form af </w:t>
      </w:r>
      <w:r w:rsidRPr="00E54270">
        <w:rPr>
          <w:rFonts w:eastAsia="Times New Roman" w:cs="Times New Roman"/>
          <w:color w:val="000000"/>
        </w:rPr>
        <w:t>diagnoser</w:t>
      </w:r>
      <w:r w:rsidR="00497B4E">
        <w:rPr>
          <w:rFonts w:eastAsia="Times New Roman" w:cs="Times New Roman"/>
          <w:color w:val="000000"/>
        </w:rPr>
        <w:t xml:space="preserve"> eller </w:t>
      </w:r>
      <w:r w:rsidR="00E54270">
        <w:rPr>
          <w:rFonts w:eastAsia="Times New Roman" w:cs="Times New Roman"/>
          <w:color w:val="000000"/>
        </w:rPr>
        <w:t>symptomer</w:t>
      </w:r>
      <w:r>
        <w:rPr>
          <w:rFonts w:eastAsia="Times New Roman" w:cs="Times New Roman"/>
          <w:color w:val="000000"/>
        </w:rPr>
        <w:t xml:space="preserve">, der </w:t>
      </w:r>
      <w:r w:rsidR="00497B4E">
        <w:rPr>
          <w:rFonts w:eastAsia="Times New Roman" w:cs="Times New Roman"/>
          <w:color w:val="000000"/>
        </w:rPr>
        <w:t xml:space="preserve">vurderes </w:t>
      </w:r>
      <w:r>
        <w:rPr>
          <w:rFonts w:eastAsia="Times New Roman" w:cs="Times New Roman"/>
          <w:color w:val="000000"/>
        </w:rPr>
        <w:t>relevante for forløbet</w:t>
      </w:r>
      <w:ins w:author="Rikke Gr�ngaard" w:date="2022-03-03T15:10:00Z" w:id="73">
        <w:r w:rsidR="00D80B0D">
          <w:rPr>
            <w:rFonts w:eastAsia="Times New Roman" w:cs="Times New Roman"/>
            <w:color w:val="000000"/>
          </w:rPr>
          <w:t>.</w:t>
        </w:r>
      </w:ins>
    </w:p>
    <w:p w:rsidR="00592243" w:rsidP="00D242C4" w:rsidRDefault="00A42AB1" w14:paraId="0000007D" w14:textId="53272427">
      <w:pPr>
        <w:numPr>
          <w:ilvl w:val="0"/>
          <w:numId w:val="14"/>
        </w:numPr>
        <w:pBdr>
          <w:top w:val="none" w:color="000000" w:sz="0" w:space="0"/>
          <w:left w:val="none" w:color="000000" w:sz="0" w:space="0"/>
          <w:bottom w:val="none" w:color="000000" w:sz="0" w:space="0"/>
          <w:right w:val="none" w:color="000000" w:sz="0" w:space="0"/>
          <w:between w:val="none" w:color="000000" w:sz="0" w:space="0"/>
        </w:pBdr>
        <w:ind w:left="357" w:hanging="357"/>
        <w:rPr>
          <w:rFonts w:eastAsia="Times New Roman" w:cs="Times New Roman"/>
          <w:color w:val="000000"/>
        </w:rPr>
      </w:pPr>
      <w:r w:rsidRPr="00A42AB1">
        <w:rPr>
          <w:rFonts w:eastAsia="Times New Roman" w:cs="Times New Roman"/>
          <w:color w:val="000000"/>
        </w:rPr>
        <w:t>Resultat af</w:t>
      </w:r>
      <w:r>
        <w:rPr>
          <w:rFonts w:eastAsia="Times New Roman" w:cs="Times New Roman"/>
          <w:b/>
          <w:color w:val="000000"/>
        </w:rPr>
        <w:t xml:space="preserve"> u</w:t>
      </w:r>
      <w:r w:rsidR="00774159">
        <w:rPr>
          <w:rFonts w:eastAsia="Times New Roman" w:cs="Times New Roman"/>
          <w:b/>
          <w:color w:val="000000"/>
        </w:rPr>
        <w:t>ndersøgelser</w:t>
      </w:r>
      <w:r w:rsidR="00774159">
        <w:rPr>
          <w:rFonts w:eastAsia="Times New Roman" w:cs="Times New Roman"/>
          <w:color w:val="000000"/>
        </w:rPr>
        <w:t xml:space="preserve"> </w:t>
      </w:r>
      <w:r w:rsidR="00BA31AA">
        <w:rPr>
          <w:rFonts w:eastAsia="Times New Roman" w:cs="Times New Roman"/>
          <w:color w:val="000000"/>
        </w:rPr>
        <w:t xml:space="preserve">og </w:t>
      </w:r>
      <w:r w:rsidR="00774159">
        <w:rPr>
          <w:rFonts w:eastAsia="Times New Roman" w:cs="Times New Roman"/>
          <w:color w:val="000000"/>
        </w:rPr>
        <w:t>laboratorieprøver</w:t>
      </w:r>
      <w:r w:rsidR="00BA31AA">
        <w:rPr>
          <w:rFonts w:eastAsia="Times New Roman" w:cs="Times New Roman"/>
          <w:color w:val="000000"/>
        </w:rPr>
        <w:t xml:space="preserve">, der </w:t>
      </w:r>
      <w:r w:rsidR="00497B4E">
        <w:rPr>
          <w:rFonts w:eastAsia="Times New Roman" w:cs="Times New Roman"/>
          <w:color w:val="000000"/>
        </w:rPr>
        <w:t xml:space="preserve">vurderes </w:t>
      </w:r>
      <w:r w:rsidR="00BA31AA">
        <w:rPr>
          <w:rFonts w:eastAsia="Times New Roman" w:cs="Times New Roman"/>
          <w:color w:val="000000"/>
        </w:rPr>
        <w:t>relevante for forløbet</w:t>
      </w:r>
      <w:ins w:author="Rikke Gr�ngaard" w:date="2022-03-03T15:10:00Z" w:id="74">
        <w:r w:rsidR="00D80B0D">
          <w:rPr>
            <w:rFonts w:eastAsia="Times New Roman" w:cs="Times New Roman"/>
            <w:color w:val="000000"/>
          </w:rPr>
          <w:t>.</w:t>
        </w:r>
      </w:ins>
    </w:p>
    <w:p w:rsidRPr="00774159" w:rsidR="00774159" w:rsidP="00D80B0D" w:rsidRDefault="00774159" w14:paraId="06051E85" w14:textId="7789C843">
      <w:pPr>
        <w:numPr>
          <w:ilvl w:val="0"/>
          <w:numId w:val="14"/>
        </w:numPr>
        <w:pBdr>
          <w:top w:val="none" w:color="000000" w:sz="0" w:space="0"/>
          <w:left w:val="none" w:color="000000" w:sz="0" w:space="0"/>
          <w:bottom w:val="none" w:color="000000" w:sz="0" w:space="0"/>
          <w:right w:val="none" w:color="000000" w:sz="0" w:space="0"/>
          <w:between w:val="none" w:color="000000" w:sz="0" w:space="0"/>
        </w:pBdr>
        <w:ind w:left="357" w:hanging="357"/>
        <w:rPr>
          <w:rFonts w:eastAsia="Times New Roman" w:cs="Times New Roman"/>
          <w:color w:val="000000"/>
        </w:rPr>
      </w:pPr>
      <w:r>
        <w:rPr>
          <w:rFonts w:eastAsia="Times New Roman" w:cs="Times New Roman"/>
          <w:b/>
          <w:color w:val="000000"/>
        </w:rPr>
        <w:t xml:space="preserve">Yderligere </w:t>
      </w:r>
      <w:r w:rsidR="00E54270">
        <w:rPr>
          <w:rFonts w:eastAsia="Times New Roman" w:cs="Times New Roman"/>
          <w:b/>
          <w:color w:val="000000"/>
        </w:rPr>
        <w:t>oplysninger</w:t>
      </w:r>
      <w:r>
        <w:rPr>
          <w:rFonts w:eastAsia="Times New Roman" w:cs="Times New Roman"/>
          <w:color w:val="000000"/>
        </w:rPr>
        <w:t xml:space="preserve"> omkring </w:t>
      </w:r>
      <w:del w:author="Morten Jensen" w:date="2022-01-27T11:54:00Z" w:id="75">
        <w:r w:rsidDel="008E0C7C">
          <w:rPr>
            <w:rFonts w:eastAsia="Times New Roman" w:cs="Times New Roman"/>
            <w:color w:val="000000"/>
          </w:rPr>
          <w:delText>bivirkning(er)</w:delText>
        </w:r>
      </w:del>
      <w:ins w:author="Morten Jensen" w:date="2022-01-27T11:54:00Z" w:id="76">
        <w:r w:rsidR="008E0C7C">
          <w:rPr>
            <w:rFonts w:eastAsia="Times New Roman" w:cs="Times New Roman"/>
            <w:color w:val="000000"/>
          </w:rPr>
          <w:t>forløbet</w:t>
        </w:r>
      </w:ins>
      <w:r>
        <w:rPr>
          <w:rFonts w:eastAsia="Times New Roman" w:cs="Times New Roman"/>
          <w:color w:val="000000"/>
        </w:rPr>
        <w:t xml:space="preserve"> </w:t>
      </w:r>
      <w:sdt>
        <w:sdtPr>
          <w:tag w:val="goog_rdk_29"/>
          <w:id w:val="-988244135"/>
        </w:sdtPr>
        <w:sdtEndPr/>
        <w:sdtContent/>
      </w:sdt>
      <w:r>
        <w:rPr>
          <w:rFonts w:eastAsia="Times New Roman" w:cs="Times New Roman"/>
          <w:color w:val="000000"/>
        </w:rPr>
        <w:t xml:space="preserve">herunder oplysninger </w:t>
      </w:r>
      <w:ins w:author="Morten Jensen" w:date="2022-01-27T11:54:00Z" w:id="77">
        <w:r w:rsidR="008E0C7C">
          <w:rPr>
            <w:rFonts w:eastAsia="Times New Roman" w:cs="Times New Roman"/>
            <w:color w:val="000000"/>
          </w:rPr>
          <w:t xml:space="preserve">om </w:t>
        </w:r>
      </w:ins>
      <w:del w:author="Morten Jensen" w:date="2022-01-27T11:54:00Z" w:id="78">
        <w:r w:rsidDel="008E0C7C">
          <w:rPr>
            <w:rFonts w:eastAsia="Times New Roman" w:cs="Times New Roman"/>
            <w:color w:val="000000"/>
          </w:rPr>
          <w:delText xml:space="preserve">om alvorlighed og </w:delText>
        </w:r>
      </w:del>
      <w:r>
        <w:rPr>
          <w:rFonts w:eastAsia="Times New Roman" w:cs="Times New Roman"/>
          <w:color w:val="000000"/>
        </w:rPr>
        <w:t>dødsfald</w:t>
      </w:r>
      <w:ins w:author="Rikke Gr�ngaard" w:date="2022-03-03T15:10:00Z" w:id="79">
        <w:r w:rsidR="00D80B0D">
          <w:rPr>
            <w:rFonts w:eastAsia="Times New Roman" w:cs="Times New Roman"/>
            <w:color w:val="000000"/>
          </w:rPr>
          <w:t>.</w:t>
        </w:r>
      </w:ins>
    </w:p>
    <w:p w:rsidR="00592243" w:rsidRDefault="00592243" w14:paraId="0000007E" w14:textId="77777777">
      <w:pPr>
        <w:rPr>
          <w:rFonts w:eastAsia="Times New Roman" w:cs="Times New Roman"/>
        </w:rPr>
      </w:pPr>
    </w:p>
    <w:p w:rsidR="00592243" w:rsidRDefault="00BA31AA" w14:paraId="0000007F" w14:textId="77777777">
      <w:pPr>
        <w:rPr>
          <w:rFonts w:eastAsia="Times New Roman" w:cs="Times New Roman"/>
        </w:rPr>
      </w:pPr>
      <w:r>
        <w:rPr>
          <w:rFonts w:eastAsia="Times New Roman" w:cs="Times New Roman"/>
        </w:rPr>
        <w:t>Derudover skal der indberettes:</w:t>
      </w:r>
    </w:p>
    <w:p w:rsidR="00592243" w:rsidRDefault="00BA31AA" w14:paraId="00000080" w14:textId="16E32A98">
      <w:pPr>
        <w:numPr>
          <w:ilvl w:val="0"/>
          <w:numId w:val="14"/>
        </w:numPr>
        <w:pBdr>
          <w:top w:val="none" w:color="000000" w:sz="0" w:space="0"/>
          <w:left w:val="none" w:color="000000" w:sz="0" w:space="0"/>
          <w:bottom w:val="none" w:color="000000" w:sz="0" w:space="0"/>
          <w:right w:val="none" w:color="000000" w:sz="0" w:space="0"/>
          <w:between w:val="none" w:color="000000" w:sz="0" w:space="0"/>
        </w:pBdr>
        <w:rPr>
          <w:rFonts w:eastAsia="Times New Roman" w:cs="Times New Roman"/>
          <w:color w:val="000000"/>
        </w:rPr>
      </w:pPr>
      <w:r>
        <w:rPr>
          <w:rFonts w:eastAsia="Times New Roman" w:cs="Times New Roman"/>
          <w:color w:val="000000"/>
        </w:rPr>
        <w:t xml:space="preserve">Information om </w:t>
      </w:r>
      <w:r w:rsidRPr="00B67114">
        <w:rPr>
          <w:rFonts w:eastAsia="Times New Roman" w:cs="Times New Roman"/>
          <w:color w:val="000000"/>
        </w:rPr>
        <w:t>patienten</w:t>
      </w:r>
      <w:r>
        <w:rPr>
          <w:rFonts w:eastAsia="Times New Roman" w:cs="Times New Roman"/>
          <w:color w:val="000000"/>
        </w:rPr>
        <w:t>, herunder patientens CPR-</w:t>
      </w:r>
      <w:proofErr w:type="spellStart"/>
      <w:r>
        <w:rPr>
          <w:rFonts w:eastAsia="Times New Roman" w:cs="Times New Roman"/>
          <w:color w:val="000000"/>
        </w:rPr>
        <w:t>nr</w:t>
      </w:r>
      <w:proofErr w:type="spellEnd"/>
      <w:r>
        <w:rPr>
          <w:rFonts w:eastAsia="Times New Roman" w:cs="Times New Roman"/>
          <w:b/>
          <w:color w:val="000000"/>
          <w:vertAlign w:val="superscript"/>
        </w:rPr>
        <w:footnoteReference w:id="3"/>
      </w:r>
      <w:r>
        <w:rPr>
          <w:rFonts w:eastAsia="Times New Roman" w:cs="Times New Roman"/>
          <w:color w:val="000000"/>
        </w:rPr>
        <w:t xml:space="preserve">, fødselsdato, </w:t>
      </w:r>
      <w:r w:rsidR="00422D36">
        <w:rPr>
          <w:rFonts w:eastAsia="Times New Roman" w:cs="Times New Roman"/>
          <w:color w:val="000000"/>
        </w:rPr>
        <w:t>navn</w:t>
      </w:r>
      <w:r>
        <w:rPr>
          <w:rFonts w:eastAsia="Times New Roman" w:cs="Times New Roman"/>
          <w:color w:val="000000"/>
        </w:rPr>
        <w:t xml:space="preserve"> og køn</w:t>
      </w:r>
      <w:ins w:author="Rikke Gr�ngaard" w:date="2022-03-03T15:11:00Z" w:id="80">
        <w:r w:rsidR="00D80B0D">
          <w:rPr>
            <w:rFonts w:eastAsia="Times New Roman" w:cs="Times New Roman"/>
            <w:color w:val="000000"/>
          </w:rPr>
          <w:t>.</w:t>
        </w:r>
      </w:ins>
    </w:p>
    <w:p w:rsidR="00592243" w:rsidRDefault="00BA31AA" w14:paraId="00000081" w14:textId="77F26FC2">
      <w:pPr>
        <w:numPr>
          <w:ilvl w:val="0"/>
          <w:numId w:val="14"/>
        </w:numPr>
        <w:pBdr>
          <w:top w:val="none" w:color="000000" w:sz="0" w:space="0"/>
          <w:left w:val="none" w:color="000000" w:sz="0" w:space="0"/>
          <w:bottom w:val="none" w:color="000000" w:sz="0" w:space="0"/>
          <w:right w:val="none" w:color="000000" w:sz="0" w:space="0"/>
          <w:between w:val="none" w:color="000000" w:sz="0" w:space="0"/>
        </w:pBdr>
        <w:rPr>
          <w:rFonts w:eastAsia="Times New Roman" w:cs="Times New Roman"/>
          <w:color w:val="000000"/>
        </w:rPr>
      </w:pPr>
      <w:r>
        <w:rPr>
          <w:rFonts w:eastAsia="Times New Roman" w:cs="Times New Roman"/>
          <w:color w:val="000000"/>
        </w:rPr>
        <w:t xml:space="preserve">Klinikerens </w:t>
      </w:r>
      <w:r w:rsidRPr="00B67114">
        <w:rPr>
          <w:rFonts w:eastAsia="Times New Roman" w:cs="Times New Roman"/>
          <w:color w:val="000000"/>
        </w:rPr>
        <w:t>kontaktoplysninger</w:t>
      </w:r>
      <w:r>
        <w:rPr>
          <w:rFonts w:eastAsia="Times New Roman" w:cs="Times New Roman"/>
          <w:color w:val="000000"/>
        </w:rPr>
        <w:t xml:space="preserve">, da indberetter ifølge </w:t>
      </w:r>
      <w:r w:rsidR="00497B4E">
        <w:rPr>
          <w:rFonts w:eastAsia="Times New Roman" w:cs="Times New Roman"/>
          <w:color w:val="000000"/>
        </w:rPr>
        <w:t xml:space="preserve">lovgivningen </w:t>
      </w:r>
      <w:r>
        <w:rPr>
          <w:rFonts w:eastAsia="Times New Roman" w:cs="Times New Roman"/>
          <w:color w:val="000000"/>
        </w:rPr>
        <w:t>skal være kontaktbar</w:t>
      </w:r>
      <w:ins w:author="Rikke Gr�ngaard" w:date="2022-03-03T15:11:00Z" w:id="81">
        <w:r w:rsidR="00D80B0D">
          <w:rPr>
            <w:rFonts w:eastAsia="Times New Roman" w:cs="Times New Roman"/>
            <w:color w:val="000000"/>
          </w:rPr>
          <w:t>.</w:t>
        </w:r>
      </w:ins>
    </w:p>
    <w:p w:rsidR="00592243" w:rsidRDefault="00592243" w14:paraId="00000082" w14:textId="77777777">
      <w:pPr>
        <w:rPr>
          <w:rFonts w:eastAsia="Times New Roman" w:cs="Times New Roman"/>
        </w:rPr>
      </w:pPr>
      <w:bookmarkStart w:name="_heading=h.3rdcrjn" w:colFirst="0" w:colLast="0" w:id="82"/>
      <w:bookmarkEnd w:id="82"/>
    </w:p>
    <w:p w:rsidR="00842C8F" w:rsidRDefault="00842C8F" w14:paraId="426B7CFF" w14:textId="77777777">
      <w:pPr>
        <w:rPr>
          <w:rFonts w:eastAsia="Times New Roman" w:cs="Times New Roman"/>
          <w:sz w:val="40"/>
          <w:szCs w:val="40"/>
        </w:rPr>
      </w:pPr>
      <w:r>
        <w:rPr>
          <w:rFonts w:eastAsia="Times New Roman" w:cs="Times New Roman"/>
        </w:rPr>
        <w:br w:type="page"/>
      </w:r>
    </w:p>
    <w:p w:rsidR="00592243" w:rsidRDefault="00BA31AA" w14:paraId="00000083" w14:textId="61A6432A">
      <w:pPr>
        <w:pStyle w:val="Overskrift1"/>
        <w:keepNext w:val="0"/>
        <w:keepLines w:val="0"/>
        <w:widowControl w:val="0"/>
        <w:numPr>
          <w:ilvl w:val="0"/>
          <w:numId w:val="13"/>
        </w:numPr>
        <w:pBdr>
          <w:top w:val="none" w:color="000000" w:sz="0" w:space="0"/>
          <w:left w:val="none" w:color="000000" w:sz="0" w:space="0"/>
          <w:bottom w:val="none" w:color="000000" w:sz="0" w:space="0"/>
          <w:right w:val="none" w:color="000000" w:sz="0" w:space="0"/>
          <w:between w:val="none" w:color="000000" w:sz="0" w:space="0"/>
        </w:pBdr>
        <w:tabs>
          <w:tab w:val="left" w:pos="1287"/>
        </w:tabs>
        <w:spacing w:before="283" w:after="567" w:line="240" w:lineRule="auto"/>
        <w:ind w:hanging="432"/>
        <w:rPr>
          <w:rFonts w:eastAsia="Times New Roman" w:cs="Times New Roman"/>
        </w:rPr>
      </w:pPr>
      <w:bookmarkStart w:name="_Toc1425677639" w:id="83"/>
      <w:bookmarkStart w:name="_Toc900325637" w:id="84"/>
      <w:bookmarkStart w:name="_Toc98323903" w:id="85"/>
      <w:r w:rsidRPr="05F8B76C">
        <w:rPr>
          <w:rFonts w:eastAsia="Times New Roman" w:cs="Times New Roman"/>
        </w:rPr>
        <w:lastRenderedPageBreak/>
        <w:t>Brugergrænseflade</w:t>
      </w:r>
      <w:bookmarkEnd w:id="83"/>
      <w:bookmarkEnd w:id="84"/>
      <w:bookmarkEnd w:id="85"/>
    </w:p>
    <w:p w:rsidR="00592243" w:rsidRDefault="00BA31AA" w14:paraId="00000084" w14:textId="4955F0A5">
      <w:pPr>
        <w:rPr>
          <w:rFonts w:eastAsia="Times New Roman" w:cs="Times New Roman"/>
        </w:rPr>
      </w:pPr>
      <w:bookmarkStart w:name="_heading=h.lnxbz9" w:colFirst="0" w:colLast="0" w:id="86"/>
      <w:bookmarkEnd w:id="86"/>
      <w:r>
        <w:rPr>
          <w:rFonts w:eastAsia="Times New Roman" w:cs="Times New Roman"/>
        </w:rPr>
        <w:t>Dette afsnit beskriver et forslag til en brugergrænseflade til bivirkningsindberetning, suppleret med beskrivelser af hvad der skal og kan indberettes</w:t>
      </w:r>
      <w:ins w:author="Rikke Gr�ngaard" w:date="2022-03-03T15:14:00Z" w:id="87">
        <w:r w:rsidR="00F84BE3">
          <w:rPr>
            <w:rFonts w:eastAsia="Times New Roman" w:cs="Times New Roman"/>
          </w:rPr>
          <w:t>. Ligeledes hvordan</w:t>
        </w:r>
      </w:ins>
      <w:del w:author="Rikke Gr�ngaard" w:date="2022-03-03T15:14:00Z" w:id="88">
        <w:r w:rsidDel="00F84BE3">
          <w:rPr>
            <w:rFonts w:eastAsia="Times New Roman" w:cs="Times New Roman"/>
          </w:rPr>
          <w:delText>, og hvorledes</w:delText>
        </w:r>
      </w:del>
      <w:r>
        <w:rPr>
          <w:rFonts w:eastAsia="Times New Roman" w:cs="Times New Roman"/>
        </w:rPr>
        <w:t xml:space="preserve"> datagrundlaget for det</w:t>
      </w:r>
      <w:del w:author="Rikke Gr�ngaard" w:date="2022-03-03T15:14:00Z" w:id="89">
        <w:r w:rsidDel="00F84BE3">
          <w:rPr>
            <w:rFonts w:eastAsia="Times New Roman" w:cs="Times New Roman"/>
          </w:rPr>
          <w:delText>te</w:delText>
        </w:r>
      </w:del>
      <w:r>
        <w:rPr>
          <w:rFonts w:eastAsia="Times New Roman" w:cs="Times New Roman"/>
        </w:rPr>
        <w:t xml:space="preserve"> kan bestå af data fra bl.a. FMK og DDV. Beskrivelserne kan bruges som inspiration til, hvordan funktionalitet</w:t>
      </w:r>
      <w:r w:rsidR="00680958">
        <w:rPr>
          <w:rFonts w:eastAsia="Times New Roman" w:cs="Times New Roman"/>
        </w:rPr>
        <w:t>en</w:t>
      </w:r>
      <w:r>
        <w:rPr>
          <w:rFonts w:eastAsia="Times New Roman" w:cs="Times New Roman"/>
        </w:rPr>
        <w:t xml:space="preserve"> kan implementeres</w:t>
      </w:r>
      <w:r w:rsidRPr="00680958" w:rsidR="00680958">
        <w:rPr>
          <w:rFonts w:eastAsia="Times New Roman" w:cs="Times New Roman"/>
        </w:rPr>
        <w:t xml:space="preserve"> </w:t>
      </w:r>
      <w:r w:rsidR="00680958">
        <w:rPr>
          <w:rFonts w:eastAsia="Times New Roman" w:cs="Times New Roman"/>
        </w:rPr>
        <w:t>i anvendersystemer</w:t>
      </w:r>
      <w:r>
        <w:rPr>
          <w:rFonts w:eastAsia="Times New Roman" w:cs="Times New Roman"/>
        </w:rPr>
        <w:t>.</w:t>
      </w:r>
    </w:p>
    <w:p w:rsidR="00592243" w:rsidRDefault="00592243" w14:paraId="00000085" w14:textId="77777777">
      <w:pPr>
        <w:rPr>
          <w:rFonts w:eastAsia="Times New Roman" w:cs="Times New Roman"/>
        </w:rPr>
      </w:pPr>
    </w:p>
    <w:p w:rsidR="00592243" w:rsidRDefault="00BA31AA" w14:paraId="00000086" w14:textId="5407D7B5">
      <w:pPr>
        <w:rPr>
          <w:rFonts w:eastAsia="Times New Roman" w:cs="Times New Roman"/>
        </w:rPr>
      </w:pPr>
      <w:bookmarkStart w:name="_heading=h.35nkun2" w:colFirst="0" w:colLast="0" w:id="90"/>
      <w:bookmarkEnd w:id="90"/>
      <w:commentRangeStart w:id="91"/>
      <w:r>
        <w:rPr>
          <w:rFonts w:eastAsia="Times New Roman" w:cs="Times New Roman"/>
        </w:rPr>
        <w:t xml:space="preserve">Henvisninger i dette afsnit har følgende format: [FV-xx </w:t>
      </w:r>
      <w:proofErr w:type="spellStart"/>
      <w:r>
        <w:rPr>
          <w:rFonts w:eastAsia="Times New Roman" w:cs="Times New Roman"/>
        </w:rPr>
        <w:t>structure</w:t>
      </w:r>
      <w:proofErr w:type="spellEnd"/>
      <w:r>
        <w:rPr>
          <w:rFonts w:eastAsia="Times New Roman" w:cs="Times New Roman"/>
        </w:rPr>
        <w:t xml:space="preserve">], hvilket betyder at der henvises til afsnit “xx” i </w:t>
      </w:r>
      <w:proofErr w:type="spellStart"/>
      <w:r>
        <w:rPr>
          <w:rFonts w:eastAsia="Times New Roman" w:cs="Times New Roman"/>
        </w:rPr>
        <w:t>BivWS</w:t>
      </w:r>
      <w:proofErr w:type="spellEnd"/>
      <w:r>
        <w:rPr>
          <w:rFonts w:eastAsia="Times New Roman" w:cs="Times New Roman"/>
        </w:rPr>
        <w:t>-</w:t>
      </w:r>
      <w:r w:rsidR="00A42AB1">
        <w:rPr>
          <w:rFonts w:eastAsia="Times New Roman" w:cs="Times New Roman"/>
        </w:rPr>
        <w:t>krav-og-test-dokument</w:t>
      </w:r>
      <w:r>
        <w:rPr>
          <w:rFonts w:eastAsia="Times New Roman" w:cs="Times New Roman"/>
        </w:rPr>
        <w:t xml:space="preserve"> (fane: Feltværdier</w:t>
      </w:r>
      <w:r w:rsidR="003F7991">
        <w:rPr>
          <w:rFonts w:eastAsia="Times New Roman" w:cs="Times New Roman"/>
        </w:rPr>
        <w:t xml:space="preserve"> (FV)), hvor der indberettes i XML-strukturen ”</w:t>
      </w:r>
      <w:proofErr w:type="spellStart"/>
      <w:r w:rsidR="003F7991">
        <w:rPr>
          <w:rFonts w:eastAsia="Times New Roman" w:cs="Times New Roman"/>
        </w:rPr>
        <w:t>structure</w:t>
      </w:r>
      <w:proofErr w:type="spellEnd"/>
      <w:r w:rsidR="003F7991">
        <w:rPr>
          <w:rFonts w:eastAsia="Times New Roman" w:cs="Times New Roman"/>
        </w:rPr>
        <w:t>”.</w:t>
      </w:r>
      <w:commentRangeEnd w:id="91"/>
      <w:r w:rsidR="00543669">
        <w:rPr>
          <w:rStyle w:val="Kommentarhenvisning"/>
        </w:rPr>
        <w:commentReference w:id="91"/>
      </w:r>
    </w:p>
    <w:p w:rsidR="00592243" w:rsidRDefault="00BA31AA" w14:paraId="00000087" w14:textId="6C5E9FFC">
      <w:pPr>
        <w:pStyle w:val="Overskrift2"/>
        <w:keepNext w:val="0"/>
        <w:keepLines w:val="0"/>
        <w:widowControl w:val="0"/>
        <w:numPr>
          <w:ilvl w:val="1"/>
          <w:numId w:val="13"/>
        </w:numPr>
        <w:pBdr>
          <w:top w:val="none" w:color="000000" w:sz="0" w:space="0"/>
          <w:left w:val="none" w:color="000000" w:sz="0" w:space="0"/>
          <w:bottom w:val="none" w:color="000000" w:sz="0" w:space="0"/>
          <w:right w:val="none" w:color="000000" w:sz="0" w:space="0"/>
          <w:between w:val="none" w:color="000000" w:sz="0" w:space="0"/>
        </w:pBdr>
        <w:tabs>
          <w:tab w:val="left" w:pos="567"/>
          <w:tab w:val="left" w:pos="851"/>
        </w:tabs>
        <w:spacing w:before="283" w:after="142" w:line="240" w:lineRule="auto"/>
        <w:ind w:hanging="576"/>
        <w:rPr>
          <w:rFonts w:eastAsia="Times New Roman" w:cs="Times New Roman"/>
        </w:rPr>
      </w:pPr>
      <w:bookmarkStart w:name="_Toc595202763" w:id="92"/>
      <w:bookmarkStart w:name="_Toc244861564" w:id="93"/>
      <w:bookmarkStart w:name="_Toc98323904" w:id="94"/>
      <w:r w:rsidRPr="05F8B76C">
        <w:rPr>
          <w:rFonts w:eastAsia="Times New Roman" w:cs="Times New Roman"/>
        </w:rPr>
        <w:t>Aktivering af indberetning</w:t>
      </w:r>
      <w:bookmarkEnd w:id="92"/>
      <w:bookmarkEnd w:id="93"/>
      <w:bookmarkEnd w:id="94"/>
    </w:p>
    <w:p w:rsidR="00592243" w:rsidRDefault="00BA31AA" w14:paraId="00000088" w14:textId="0B03B0A6">
      <w:pPr>
        <w:rPr>
          <w:rFonts w:eastAsia="Times New Roman" w:cs="Times New Roman"/>
        </w:rPr>
      </w:pPr>
      <w:r>
        <w:rPr>
          <w:rFonts w:eastAsia="Times New Roman" w:cs="Times New Roman"/>
        </w:rPr>
        <w:t>Det antages, at klinikeren i sit it-system har valgt patienten, som har oplevet en bivirkning</w:t>
      </w:r>
      <w:ins w:author="Rikke Gr�ngaard" w:date="2022-03-03T15:16:00Z" w:id="95">
        <w:r w:rsidR="00F84BE3">
          <w:rPr>
            <w:rFonts w:eastAsia="Times New Roman" w:cs="Times New Roman"/>
          </w:rPr>
          <w:t xml:space="preserve"> der skal indberettes. </w:t>
        </w:r>
      </w:ins>
      <w:del w:author="Rikke Gr�ngaard" w:date="2022-03-03T15:16:00Z" w:id="96">
        <w:r w:rsidDel="00F84BE3">
          <w:rPr>
            <w:rFonts w:eastAsia="Times New Roman" w:cs="Times New Roman"/>
          </w:rPr>
          <w:delText xml:space="preserve">, som klinikeren ønsker at indberette. </w:delText>
        </w:r>
      </w:del>
      <w:r>
        <w:rPr>
          <w:rFonts w:eastAsia="Times New Roman" w:cs="Times New Roman"/>
        </w:rPr>
        <w:t xml:space="preserve">Start på indberetning af bivirkning kan derefter aktiveres f.eks. via en knap eller et menupunkt i </w:t>
      </w:r>
      <w:ins w:author="Rikke Gr�ngaard" w:date="2022-03-03T15:17:00Z" w:id="97">
        <w:r w:rsidR="00F84BE3">
          <w:rPr>
            <w:rFonts w:eastAsia="Times New Roman" w:cs="Times New Roman"/>
          </w:rPr>
          <w:t>it-</w:t>
        </w:r>
      </w:ins>
      <w:r>
        <w:rPr>
          <w:rFonts w:eastAsia="Times New Roman" w:cs="Times New Roman"/>
        </w:rPr>
        <w:t>systemets brugergrænseflade.</w:t>
      </w:r>
    </w:p>
    <w:p w:rsidR="00592243" w:rsidRDefault="00592243" w14:paraId="00000089" w14:textId="77777777">
      <w:pPr>
        <w:rPr>
          <w:rFonts w:eastAsia="Times New Roman" w:cs="Times New Roman"/>
        </w:rPr>
      </w:pPr>
    </w:p>
    <w:p w:rsidR="00592243" w:rsidRDefault="00BA31AA" w14:paraId="0000008A" w14:textId="420725C1">
      <w:pPr>
        <w:rPr>
          <w:rFonts w:eastAsia="Times New Roman" w:cs="Times New Roman"/>
        </w:rPr>
      </w:pPr>
      <w:r>
        <w:rPr>
          <w:rFonts w:eastAsia="Times New Roman" w:cs="Times New Roman"/>
        </w:rPr>
        <w:t>Såfremt der er tale om en bivirkning ved et lægemiddel, som vises på systemets oversigt over patientens medicin, kan der med fordel tages udgangspunkt i det udleverede lægemiddel</w:t>
      </w:r>
      <w:ins w:author="Rikke Gr�ngaard" w:date="2022-03-03T15:17:00Z" w:id="98">
        <w:r w:rsidR="00F84BE3">
          <w:rPr>
            <w:rFonts w:eastAsia="Times New Roman" w:cs="Times New Roman"/>
          </w:rPr>
          <w:t xml:space="preserve">. Det anbefales at </w:t>
        </w:r>
      </w:ins>
      <w:del w:author="Rikke Gr�ngaard" w:date="2022-03-03T15:17:00Z" w:id="99">
        <w:r w:rsidDel="00F84BE3">
          <w:rPr>
            <w:rFonts w:eastAsia="Times New Roman" w:cs="Times New Roman"/>
          </w:rPr>
          <w:delText>, f.eks. ved</w:delText>
        </w:r>
      </w:del>
      <w:ins w:author="Rikke Gr�ngaard" w:date="2022-03-03T15:17:00Z" w:id="100">
        <w:r w:rsidR="00F84BE3">
          <w:rPr>
            <w:rFonts w:eastAsia="Times New Roman" w:cs="Times New Roman"/>
          </w:rPr>
          <w:t xml:space="preserve">brugeren kan </w:t>
        </w:r>
      </w:ins>
      <w:del w:author="Rikke Gr�ngaard" w:date="2022-03-03T15:17:00Z" w:id="101">
        <w:r w:rsidDel="00F84BE3">
          <w:rPr>
            <w:rFonts w:eastAsia="Times New Roman" w:cs="Times New Roman"/>
          </w:rPr>
          <w:delText xml:space="preserve"> at </w:delText>
        </w:r>
      </w:del>
      <w:r>
        <w:rPr>
          <w:rFonts w:eastAsia="Times New Roman" w:cs="Times New Roman"/>
        </w:rPr>
        <w:t xml:space="preserve">vælge et eller flere lægemidler i medicinlisten, så den mistænkte medicin er kendt på forhånd. </w:t>
      </w:r>
    </w:p>
    <w:p w:rsidR="00592243" w:rsidRDefault="00592243" w14:paraId="0000008B" w14:textId="77777777">
      <w:pPr>
        <w:rPr>
          <w:rFonts w:eastAsia="Times New Roman" w:cs="Times New Roman"/>
        </w:rPr>
      </w:pPr>
    </w:p>
    <w:p w:rsidR="00592243" w:rsidRDefault="00BA31AA" w14:paraId="0000008C" w14:textId="7A111795">
      <w:pPr>
        <w:rPr>
          <w:rFonts w:eastAsia="Times New Roman" w:cs="Times New Roman"/>
        </w:rPr>
      </w:pPr>
      <w:r>
        <w:rPr>
          <w:rFonts w:eastAsia="Times New Roman" w:cs="Times New Roman"/>
        </w:rPr>
        <w:t>For at indberette en bivirkning på en lægemiddelordination, der er privatmarkeret i FMK, er det vigtigt, at klinikeren har indhente</w:t>
      </w:r>
      <w:sdt>
        <w:sdtPr>
          <w:tag w:val="goog_rdk_44"/>
          <w:id w:val="155038017"/>
        </w:sdtPr>
        <w:sdtEndPr/>
        <w:sdtContent>
          <w:r>
            <w:rPr>
              <w:rFonts w:eastAsia="Times New Roman" w:cs="Times New Roman"/>
            </w:rPr>
            <w:t>t</w:t>
          </w:r>
        </w:sdtContent>
      </w:sdt>
      <w:r>
        <w:rPr>
          <w:rFonts w:eastAsia="Times New Roman" w:cs="Times New Roman"/>
        </w:rPr>
        <w:t xml:space="preserve"> patientens samtykke til at få adgang til og benytte oplysningerne i FMK. </w:t>
      </w:r>
    </w:p>
    <w:p w:rsidR="00592243" w:rsidRDefault="00592243" w14:paraId="0000008D" w14:textId="77777777">
      <w:pPr>
        <w:rPr>
          <w:rFonts w:eastAsia="Times New Roman" w:cs="Times New Roman"/>
        </w:rPr>
      </w:pPr>
    </w:p>
    <w:p w:rsidR="00DA3234" w:rsidRDefault="0054190A" w14:paraId="16BBEAC7" w14:textId="77777777">
      <w:pPr>
        <w:rPr>
          <w:ins w:author="Stine Falk Petersen" w:date="2022-02-08T13:25:00Z" w:id="102"/>
          <w:rFonts w:eastAsia="Times New Roman" w:cs="Times New Roman"/>
        </w:rPr>
      </w:pPr>
      <w:r>
        <w:rPr>
          <w:rFonts w:eastAsia="Times New Roman" w:cs="Times New Roman"/>
        </w:rPr>
        <w:t>Det vil</w:t>
      </w:r>
      <w:r w:rsidR="00BA31AA">
        <w:rPr>
          <w:rFonts w:eastAsia="Times New Roman" w:cs="Times New Roman"/>
        </w:rPr>
        <w:t xml:space="preserve"> desu</w:t>
      </w:r>
      <w:commentRangeStart w:id="103"/>
      <w:r w:rsidR="00BA31AA">
        <w:rPr>
          <w:rFonts w:eastAsia="Times New Roman" w:cs="Times New Roman"/>
        </w:rPr>
        <w:t xml:space="preserve">den </w:t>
      </w:r>
      <w:commentRangeEnd w:id="103"/>
      <w:r w:rsidR="00F84BE3">
        <w:rPr>
          <w:rStyle w:val="Kommentarhenvisning"/>
        </w:rPr>
        <w:commentReference w:id="103"/>
      </w:r>
      <w:del w:author="Stine Falk Petersen" w:date="2022-02-08T13:25:00Z" w:id="104">
        <w:r w:rsidDel="00DA3234">
          <w:rPr>
            <w:rFonts w:eastAsia="Times New Roman" w:cs="Times New Roman"/>
          </w:rPr>
          <w:delText xml:space="preserve">være en fordel, hvis </w:delText>
        </w:r>
        <w:commentRangeStart w:id="105"/>
        <w:r w:rsidDel="00DA3234">
          <w:rPr>
            <w:rFonts w:eastAsia="Times New Roman" w:cs="Times New Roman"/>
          </w:rPr>
          <w:delText>klinikeren</w:delText>
        </w:r>
      </w:del>
      <w:commentRangeEnd w:id="105"/>
      <w:r w:rsidR="008B681E">
        <w:rPr>
          <w:rStyle w:val="Kommentarhenvisning"/>
        </w:rPr>
        <w:commentReference w:id="105"/>
      </w:r>
      <w:del w:author="Stine Falk Petersen" w:date="2022-02-08T13:25:00Z" w:id="106">
        <w:r w:rsidDel="00DA3234">
          <w:rPr>
            <w:rFonts w:eastAsia="Times New Roman" w:cs="Times New Roman"/>
          </w:rPr>
          <w:delText xml:space="preserve"> har mulighed </w:delText>
        </w:r>
        <w:r w:rsidDel="00DA3234" w:rsidR="00BA31AA">
          <w:rPr>
            <w:rFonts w:eastAsia="Times New Roman" w:cs="Times New Roman"/>
          </w:rPr>
          <w:delText xml:space="preserve">for at registrere en bivirkning på eksempelvis et håndkøbslægemiddel eller naturlægemiddel, </w:delText>
        </w:r>
      </w:del>
    </w:p>
    <w:p w:rsidR="00DA3234" w:rsidRDefault="00DA3234" w14:paraId="7764C2AE" w14:textId="77777777">
      <w:pPr>
        <w:rPr>
          <w:ins w:author="Stine Falk Petersen" w:date="2022-02-08T13:25:00Z" w:id="107"/>
          <w:rFonts w:eastAsia="Times New Roman" w:cs="Times New Roman"/>
        </w:rPr>
      </w:pPr>
    </w:p>
    <w:p w:rsidR="00592243" w:rsidRDefault="00BA31AA" w14:paraId="0000008E" w14:textId="422A9A0D">
      <w:pPr>
        <w:rPr>
          <w:rFonts w:eastAsia="Times New Roman" w:cs="Times New Roman"/>
        </w:rPr>
      </w:pPr>
      <w:r>
        <w:rPr>
          <w:rFonts w:eastAsia="Times New Roman" w:cs="Times New Roman"/>
        </w:rPr>
        <w:t>der ikke figurerer på FMK eller DDV</w:t>
      </w:r>
      <w:ins w:author="Morten Jensen" w:date="2022-01-27T12:41:00Z" w:id="108">
        <w:r w:rsidR="00D242C4">
          <w:rPr>
            <w:rFonts w:eastAsia="Times New Roman" w:cs="Times New Roman"/>
          </w:rPr>
          <w:t xml:space="preserve"> og dermed vil skulle tilføjes manuelt</w:t>
        </w:r>
      </w:ins>
      <w:r>
        <w:rPr>
          <w:rFonts w:eastAsia="Times New Roman" w:cs="Times New Roman"/>
        </w:rPr>
        <w:t xml:space="preserve">. </w:t>
      </w:r>
    </w:p>
    <w:p w:rsidR="00592243" w:rsidRDefault="00BA31AA" w14:paraId="0000008F" w14:textId="248CB1EE">
      <w:pPr>
        <w:pStyle w:val="Overskrift2"/>
        <w:keepNext w:val="0"/>
        <w:keepLines w:val="0"/>
        <w:widowControl w:val="0"/>
        <w:numPr>
          <w:ilvl w:val="1"/>
          <w:numId w:val="13"/>
        </w:numPr>
        <w:pBdr>
          <w:top w:val="none" w:color="000000" w:sz="0" w:space="0"/>
          <w:left w:val="none" w:color="000000" w:sz="0" w:space="0"/>
          <w:bottom w:val="none" w:color="000000" w:sz="0" w:space="0"/>
          <w:right w:val="none" w:color="000000" w:sz="0" w:space="0"/>
          <w:between w:val="none" w:color="000000" w:sz="0" w:space="0"/>
        </w:pBdr>
        <w:tabs>
          <w:tab w:val="left" w:pos="567"/>
          <w:tab w:val="left" w:pos="851"/>
        </w:tabs>
        <w:spacing w:before="283" w:after="142" w:line="240" w:lineRule="auto"/>
        <w:ind w:hanging="576"/>
        <w:rPr>
          <w:rFonts w:eastAsia="Times New Roman" w:cs="Times New Roman"/>
        </w:rPr>
      </w:pPr>
      <w:bookmarkStart w:name="_Toc2061228261" w:id="109"/>
      <w:bookmarkStart w:name="_Toc132750783" w:id="110"/>
      <w:bookmarkStart w:name="_Toc98323905" w:id="111"/>
      <w:r w:rsidRPr="05F8B76C">
        <w:rPr>
          <w:rFonts w:eastAsia="Times New Roman" w:cs="Times New Roman"/>
        </w:rPr>
        <w:t>Basisinformation om patient og indberetter</w:t>
      </w:r>
      <w:bookmarkEnd w:id="109"/>
      <w:bookmarkEnd w:id="110"/>
      <w:bookmarkEnd w:id="111"/>
    </w:p>
    <w:p w:rsidR="00592243" w:rsidRDefault="00BA31AA" w14:paraId="00000090" w14:textId="4F67D634">
      <w:pPr>
        <w:pStyle w:val="Overskrift4"/>
        <w:numPr>
          <w:ilvl w:val="2"/>
          <w:numId w:val="13"/>
        </w:numPr>
      </w:pPr>
      <w:bookmarkStart w:name="_Toc622454917" w:id="112"/>
      <w:bookmarkStart w:name="_Toc1735989212" w:id="113"/>
      <w:bookmarkStart w:name="_Toc98323906" w:id="114"/>
      <w:r>
        <w:t>Patient</w:t>
      </w:r>
      <w:bookmarkEnd w:id="112"/>
      <w:bookmarkEnd w:id="113"/>
      <w:bookmarkEnd w:id="114"/>
    </w:p>
    <w:p w:rsidR="00592243" w:rsidRDefault="00BA31AA" w14:paraId="00000091" w14:textId="77777777">
      <w:pPr>
        <w:rPr>
          <w:rFonts w:eastAsia="Times New Roman" w:cs="Times New Roman"/>
        </w:rPr>
      </w:pPr>
      <w:r>
        <w:rPr>
          <w:rFonts w:eastAsia="Times New Roman" w:cs="Times New Roman"/>
        </w:rPr>
        <w:t xml:space="preserve">Der skal indberettes en af følgende oplysninger om patienten: [FV-B.1 Patient </w:t>
      </w:r>
      <w:proofErr w:type="spellStart"/>
      <w:r>
        <w:rPr>
          <w:rFonts w:eastAsia="Times New Roman" w:cs="Times New Roman"/>
        </w:rPr>
        <w:t>characteristics</w:t>
      </w:r>
      <w:proofErr w:type="spellEnd"/>
      <w:r>
        <w:rPr>
          <w:rFonts w:eastAsia="Times New Roman" w:cs="Times New Roman"/>
        </w:rPr>
        <w:t>]</w:t>
      </w:r>
    </w:p>
    <w:p w:rsidR="00D242C4" w:rsidP="00D242C4" w:rsidRDefault="00D242C4" w14:paraId="4CAE6F2B" w14:textId="77777777">
      <w:pPr>
        <w:numPr>
          <w:ilvl w:val="0"/>
          <w:numId w:val="6"/>
        </w:numPr>
        <w:rPr>
          <w:rFonts w:eastAsia="Times New Roman" w:cs="Times New Roman"/>
        </w:rPr>
      </w:pPr>
      <w:r>
        <w:rPr>
          <w:rFonts w:eastAsia="Times New Roman" w:cs="Times New Roman"/>
        </w:rPr>
        <w:t>Navn</w:t>
      </w:r>
    </w:p>
    <w:p w:rsidR="00D242C4" w:rsidP="00D242C4" w:rsidRDefault="00D242C4" w14:paraId="46790A6E" w14:textId="77777777">
      <w:pPr>
        <w:numPr>
          <w:ilvl w:val="0"/>
          <w:numId w:val="6"/>
        </w:numPr>
        <w:rPr>
          <w:rFonts w:eastAsia="Times New Roman" w:cs="Times New Roman"/>
        </w:rPr>
      </w:pPr>
      <w:r>
        <w:rPr>
          <w:rFonts w:eastAsia="Times New Roman" w:cs="Times New Roman"/>
        </w:rPr>
        <w:t xml:space="preserve">CPR-nummer </w:t>
      </w:r>
    </w:p>
    <w:p w:rsidR="00592243" w:rsidRDefault="00BA31AA" w14:paraId="00000092" w14:textId="77777777">
      <w:pPr>
        <w:numPr>
          <w:ilvl w:val="0"/>
          <w:numId w:val="6"/>
        </w:numPr>
        <w:rPr>
          <w:rFonts w:eastAsia="Times New Roman" w:cs="Times New Roman"/>
        </w:rPr>
      </w:pPr>
      <w:r>
        <w:rPr>
          <w:rFonts w:eastAsia="Times New Roman" w:cs="Times New Roman"/>
        </w:rPr>
        <w:t>Fødselsdato</w:t>
      </w:r>
    </w:p>
    <w:p w:rsidR="00592243" w:rsidRDefault="00BA31AA" w14:paraId="00000093" w14:textId="77777777">
      <w:pPr>
        <w:numPr>
          <w:ilvl w:val="0"/>
          <w:numId w:val="6"/>
        </w:numPr>
        <w:rPr>
          <w:rFonts w:eastAsia="Times New Roman" w:cs="Times New Roman"/>
        </w:rPr>
      </w:pPr>
      <w:r>
        <w:rPr>
          <w:rFonts w:eastAsia="Times New Roman" w:cs="Times New Roman"/>
        </w:rPr>
        <w:t>Køn</w:t>
      </w:r>
    </w:p>
    <w:p w:rsidR="00592243" w:rsidRDefault="00592243" w14:paraId="00000096" w14:textId="77777777">
      <w:pPr>
        <w:ind w:left="720"/>
        <w:rPr>
          <w:rFonts w:eastAsia="Times New Roman" w:cs="Times New Roman"/>
        </w:rPr>
      </w:pPr>
    </w:p>
    <w:p w:rsidR="00592243" w:rsidRDefault="00BA31AA" w14:paraId="00000097" w14:textId="7DF18327">
      <w:pPr>
        <w:rPr>
          <w:rFonts w:eastAsia="Times New Roman" w:cs="Times New Roman"/>
        </w:rPr>
      </w:pPr>
      <w:r>
        <w:rPr>
          <w:rFonts w:eastAsia="Times New Roman" w:cs="Times New Roman"/>
        </w:rPr>
        <w:t>En indberetning skal indeholde oplysning om patientens CPR-nummer</w:t>
      </w:r>
      <w:del w:author="Rikke Gr�ngaard" w:date="2022-03-03T15:21:00Z" w:id="115">
        <w:r w:rsidDel="008D1697">
          <w:rPr>
            <w:rFonts w:eastAsia="Times New Roman" w:cs="Times New Roman"/>
          </w:rPr>
          <w:delText xml:space="preserve">, hvis indberetter </w:delText>
        </w:r>
      </w:del>
      <w:del w:author="Rikke Gr�ngaard" w:date="2022-03-03T15:20:00Z" w:id="116">
        <w:r w:rsidDel="008D1697">
          <w:rPr>
            <w:rFonts w:eastAsia="Times New Roman" w:cs="Times New Roman"/>
          </w:rPr>
          <w:delText>kender patientens CPR-num</w:delText>
        </w:r>
      </w:del>
      <w:del w:author="Rikke Gr�ngaard" w:date="2022-03-03T15:21:00Z" w:id="117">
        <w:r w:rsidDel="008D1697">
          <w:rPr>
            <w:rFonts w:eastAsia="Times New Roman" w:cs="Times New Roman"/>
          </w:rPr>
          <w:delText>mer</w:delText>
        </w:r>
      </w:del>
      <w:r>
        <w:rPr>
          <w:rFonts w:eastAsia="Times New Roman" w:cs="Times New Roman"/>
        </w:rPr>
        <w:t xml:space="preserve">. </w:t>
      </w:r>
      <w:commentRangeStart w:id="118"/>
      <w:commentRangeStart w:id="119"/>
      <w:commentRangeStart w:id="120"/>
      <w:r>
        <w:rPr>
          <w:rFonts w:eastAsia="Times New Roman" w:cs="Times New Roman"/>
        </w:rPr>
        <w:t>Det anbefales derfor at trække CPR-nummer automatisk</w:t>
      </w:r>
      <w:ins w:author="Rikke Gr�ngaard" w:date="2022-03-03T15:21:00Z" w:id="121">
        <w:r w:rsidR="008D1697">
          <w:rPr>
            <w:rFonts w:eastAsia="Times New Roman" w:cs="Times New Roman"/>
          </w:rPr>
          <w:t xml:space="preserve">. </w:t>
        </w:r>
      </w:ins>
      <w:del w:author="Rikke Gr�ngaard" w:date="2022-03-03T15:21:00Z" w:id="122">
        <w:r w:rsidDel="008D1697">
          <w:rPr>
            <w:rFonts w:eastAsia="Times New Roman" w:cs="Times New Roman"/>
          </w:rPr>
          <w:delText xml:space="preserve"> og udlede fødselsdato og køn ud fra dette. </w:delText>
        </w:r>
      </w:del>
      <w:r>
        <w:rPr>
          <w:rFonts w:eastAsia="Times New Roman" w:cs="Times New Roman"/>
        </w:rPr>
        <w:t>Hvis patienten ikke har et CPR-nummer, f.eks. hvis der er tale om et erstatningsnummer, så indberettes blot fødselsdato og køn.</w:t>
      </w:r>
      <w:commentRangeEnd w:id="118"/>
      <w:r w:rsidR="00D242C4">
        <w:rPr>
          <w:rStyle w:val="Kommentarhenvisning"/>
        </w:rPr>
        <w:commentReference w:id="118"/>
      </w:r>
      <w:commentRangeEnd w:id="119"/>
      <w:r w:rsidR="001F45FA">
        <w:rPr>
          <w:rStyle w:val="Kommentarhenvisning"/>
        </w:rPr>
        <w:commentReference w:id="119"/>
      </w:r>
      <w:commentRangeEnd w:id="120"/>
      <w:r w:rsidR="00E4574A">
        <w:rPr>
          <w:rStyle w:val="Kommentarhenvisning"/>
        </w:rPr>
        <w:commentReference w:id="120"/>
      </w:r>
    </w:p>
    <w:p w:rsidR="008D1697" w:rsidP="008D1697" w:rsidRDefault="008D1697" w14:paraId="1ECF027A" w14:textId="18C5C388">
      <w:pPr>
        <w:spacing w:line="240" w:lineRule="auto"/>
        <w:rPr>
          <w:ins w:author="Rikke Gr�ngaard" w:date="2022-03-03T15:24:00Z" w:id="123"/>
          <w:rFonts w:eastAsia="Times New Roman" w:cs="Times New Roman"/>
        </w:rPr>
      </w:pPr>
      <w:bookmarkStart w:name="_Toc265448843" w:id="124"/>
      <w:bookmarkStart w:name="_Toc1635005161" w:id="125"/>
      <w:ins w:author="Rikke Gr�ngaard" w:date="2022-03-03T15:21:00Z" w:id="126">
        <w:r w:rsidRPr="008D1697">
          <w:rPr>
            <w:rFonts w:eastAsia="Times New Roman" w:cs="Times New Roman"/>
            <w:rPrChange w:author="Rikke Gr�ngaard" w:date="2022-03-03T15:22:00Z" w:id="127">
              <w:rPr>
                <w:rFonts w:ascii="Calibri" w:hAnsi="Calibri" w:eastAsia="Times New Roman" w:cs="Calibri"/>
                <w:color w:val="000000"/>
                <w:lang w:val="da-DK"/>
              </w:rPr>
            </w:rPrChange>
          </w:rPr>
          <w:t xml:space="preserve">En indberetning fra en læge skal </w:t>
        </w:r>
      </w:ins>
      <w:ins w:author="Rikke Gr�ngaard" w:date="2022-03-03T15:22:00Z" w:id="128">
        <w:r w:rsidRPr="008D1697">
          <w:rPr>
            <w:rFonts w:eastAsia="Times New Roman" w:cs="Times New Roman"/>
            <w:rPrChange w:author="Rikke Gr�ngaard" w:date="2022-03-03T15:22:00Z" w:id="129">
              <w:rPr>
                <w:rFonts w:ascii="Calibri" w:hAnsi="Calibri" w:eastAsia="Times New Roman" w:cs="Calibri"/>
                <w:color w:val="000000"/>
                <w:lang w:val="da-DK"/>
              </w:rPr>
            </w:rPrChange>
          </w:rPr>
          <w:t>om muligt</w:t>
        </w:r>
      </w:ins>
      <w:ins w:author="Rikke Gr�ngaard" w:date="2022-03-03T15:21:00Z" w:id="130">
        <w:r w:rsidRPr="008D1697">
          <w:rPr>
            <w:rFonts w:eastAsia="Times New Roman" w:cs="Times New Roman"/>
            <w:rPrChange w:author="Rikke Gr�ngaard" w:date="2022-03-03T15:22:00Z" w:id="131">
              <w:rPr>
                <w:rFonts w:ascii="Calibri" w:hAnsi="Calibri" w:eastAsia="Times New Roman" w:cs="Calibri"/>
                <w:color w:val="000000"/>
                <w:lang w:val="da-DK"/>
              </w:rPr>
            </w:rPrChange>
          </w:rPr>
          <w:t xml:space="preserve"> indeholde oplysning om patientens </w:t>
        </w:r>
      </w:ins>
      <w:ins w:author="Rikke Gr�ngaard" w:date="2022-03-03T15:22:00Z" w:id="132">
        <w:r>
          <w:rPr>
            <w:rFonts w:eastAsia="Times New Roman" w:cs="Times New Roman"/>
          </w:rPr>
          <w:t>CPR</w:t>
        </w:r>
      </w:ins>
      <w:ins w:author="Rikke Gr�ngaard" w:date="2022-03-03T15:21:00Z" w:id="133">
        <w:r w:rsidRPr="008D1697">
          <w:rPr>
            <w:rFonts w:eastAsia="Times New Roman" w:cs="Times New Roman"/>
            <w:rPrChange w:author="Rikke Gr�ngaard" w:date="2022-03-03T15:22:00Z" w:id="134">
              <w:rPr>
                <w:rFonts w:ascii="Calibri" w:hAnsi="Calibri" w:eastAsia="Times New Roman" w:cs="Calibri"/>
                <w:color w:val="000000"/>
                <w:lang w:val="da-DK"/>
              </w:rPr>
            </w:rPrChange>
          </w:rPr>
          <w:t xml:space="preserve">-nummer. </w:t>
        </w:r>
        <w:r w:rsidRPr="008D1697">
          <w:rPr>
            <w:rFonts w:eastAsia="Times New Roman" w:cs="Times New Roman"/>
            <w:rPrChange w:author="Rikke Gr�ngaard" w:date="2022-03-03T15:22:00Z" w:id="135">
              <w:rPr>
                <w:rFonts w:ascii="Calibri" w:hAnsi="Calibri" w:eastAsia="Times New Roman" w:cs="Calibri"/>
                <w:color w:val="000000"/>
                <w:lang w:val="da-DK"/>
              </w:rPr>
            </w:rPrChange>
          </w:rPr>
          <w:br/>
        </w:r>
        <w:r w:rsidRPr="008D1697">
          <w:rPr>
            <w:rFonts w:eastAsia="Times New Roman" w:cs="Times New Roman"/>
            <w:rPrChange w:author="Rikke Gr�ngaard" w:date="2022-03-03T15:22:00Z" w:id="135">
              <w:rPr>
                <w:rFonts w:ascii="Calibri" w:hAnsi="Calibri" w:eastAsia="Times New Roman" w:cs="Calibri"/>
                <w:color w:val="000000"/>
                <w:lang w:val="da-DK"/>
              </w:rPr>
            </w:rPrChange>
          </w:rPr>
          <w:t>Der skal indberettes</w:t>
        </w:r>
        <w:del w:author="Ole Bak Jensen" w:date="2022-03-14T17:18:00Z" w:id="136">
          <w:r w:rsidRPr="008D1697" w:rsidDel="00E4574A">
            <w:rPr>
              <w:rFonts w:eastAsia="Times New Roman" w:cs="Times New Roman"/>
              <w:rPrChange w:author="Rikke Gr�ngaard" w:date="2022-03-03T15:22:00Z" w:id="137">
                <w:rPr>
                  <w:rFonts w:ascii="Calibri" w:hAnsi="Calibri" w:eastAsia="Times New Roman" w:cs="Calibri"/>
                  <w:color w:val="000000"/>
                  <w:lang w:val="da-DK"/>
                </w:rPr>
              </w:rPrChange>
            </w:rPr>
            <w:delText xml:space="preserve"> på</w:delText>
          </w:r>
        </w:del>
        <w:r w:rsidRPr="008D1697">
          <w:rPr>
            <w:rFonts w:eastAsia="Times New Roman" w:cs="Times New Roman"/>
            <w:rPrChange w:author="Rikke Gr�ngaard" w:date="2022-03-03T15:22:00Z" w:id="138">
              <w:rPr>
                <w:rFonts w:ascii="Calibri" w:hAnsi="Calibri" w:eastAsia="Times New Roman" w:cs="Calibri"/>
                <w:color w:val="000000"/>
                <w:lang w:val="da-DK"/>
              </w:rPr>
            </w:rPrChange>
          </w:rPr>
          <w:t xml:space="preserve"> minimum én af følgende</w:t>
        </w:r>
      </w:ins>
      <w:ins w:author="Ole Bak Jensen" w:date="2022-03-14T17:18:00Z" w:id="139">
        <w:r w:rsidR="00E4574A">
          <w:rPr>
            <w:rFonts w:eastAsia="Times New Roman" w:cs="Times New Roman"/>
          </w:rPr>
          <w:t xml:space="preserve"> oplysninger</w:t>
        </w:r>
      </w:ins>
      <w:ins w:author="Rikke Gr�ngaard" w:date="2022-03-03T15:21:00Z" w:id="140">
        <w:r w:rsidRPr="008D1697">
          <w:rPr>
            <w:rFonts w:eastAsia="Times New Roman" w:cs="Times New Roman"/>
            <w:rPrChange w:author="Rikke Gr�ngaard" w:date="2022-03-03T15:22:00Z" w:id="141">
              <w:rPr>
                <w:rFonts w:ascii="Calibri" w:hAnsi="Calibri" w:eastAsia="Times New Roman" w:cs="Calibri"/>
                <w:color w:val="000000"/>
                <w:lang w:val="da-DK"/>
              </w:rPr>
            </w:rPrChange>
          </w:rPr>
          <w:t xml:space="preserve">: </w:t>
        </w:r>
      </w:ins>
    </w:p>
    <w:p w:rsidR="008D1697" w:rsidP="008D1697" w:rsidRDefault="008D1697" w14:paraId="040DEE77" w14:textId="100539AE">
      <w:pPr>
        <w:pStyle w:val="Listeafsnit"/>
        <w:numPr>
          <w:ilvl w:val="0"/>
          <w:numId w:val="21"/>
        </w:numPr>
        <w:spacing w:line="240" w:lineRule="auto"/>
        <w:rPr>
          <w:ins w:author="Rikke Gr�ngaard" w:date="2022-03-03T15:24:00Z" w:id="142"/>
          <w:rFonts w:eastAsia="Times New Roman" w:cs="Times New Roman"/>
        </w:rPr>
      </w:pPr>
      <w:ins w:author="Rikke Gr�ngaard" w:date="2022-03-03T15:21:00Z" w:id="143">
        <w:r w:rsidRPr="008D1697">
          <w:rPr>
            <w:rFonts w:eastAsia="Times New Roman" w:cs="Times New Roman"/>
            <w:rPrChange w:author="Rikke Gr�ngaard" w:date="2022-03-03T15:24:00Z" w:id="144">
              <w:rPr>
                <w:rFonts w:ascii="Calibri" w:hAnsi="Calibri" w:eastAsia="Times New Roman" w:cs="Calibri"/>
                <w:color w:val="000000"/>
                <w:lang w:val="da-DK"/>
              </w:rPr>
            </w:rPrChange>
          </w:rPr>
          <w:t>Cpr-nummer</w:t>
        </w:r>
      </w:ins>
      <w:ins w:author="Rikke Gr�ngaard" w:date="2022-03-03T15:23:00Z" w:id="145">
        <w:r w:rsidRPr="008D1697">
          <w:rPr>
            <w:rFonts w:eastAsia="Times New Roman" w:cs="Times New Roman"/>
            <w:rPrChange w:author="Rikke Gr�ngaard" w:date="2022-03-03T15:24:00Z" w:id="146">
              <w:rPr/>
            </w:rPrChange>
          </w:rPr>
          <w:t xml:space="preserve"> </w:t>
        </w:r>
      </w:ins>
    </w:p>
    <w:p w:rsidR="00E4574A" w:rsidP="008D1697" w:rsidRDefault="008D1697" w14:paraId="04DFA3CC" w14:textId="77777777">
      <w:pPr>
        <w:pStyle w:val="Listeafsnit"/>
        <w:numPr>
          <w:ilvl w:val="0"/>
          <w:numId w:val="21"/>
        </w:numPr>
        <w:spacing w:line="240" w:lineRule="auto"/>
        <w:rPr>
          <w:ins w:author="Ole Bak Jensen" w:date="2022-03-14T17:17:00Z" w:id="147"/>
          <w:rFonts w:eastAsia="Times New Roman" w:cs="Times New Roman"/>
        </w:rPr>
      </w:pPr>
      <w:ins w:author="Rikke Gr�ngaard" w:date="2022-03-03T15:21:00Z" w:id="148">
        <w:r w:rsidRPr="008D1697">
          <w:rPr>
            <w:rFonts w:eastAsia="Times New Roman" w:cs="Times New Roman"/>
            <w:rPrChange w:author="Rikke Gr�ngaard" w:date="2022-03-03T15:24:00Z" w:id="149">
              <w:rPr>
                <w:rFonts w:ascii="Calibri" w:hAnsi="Calibri" w:eastAsia="Times New Roman" w:cs="Calibri"/>
                <w:color w:val="000000"/>
                <w:lang w:val="da-DK"/>
              </w:rPr>
            </w:rPrChange>
          </w:rPr>
          <w:t>Fødselsdato</w:t>
        </w:r>
      </w:ins>
    </w:p>
    <w:p w:rsidR="008D1697" w:rsidP="008D1697" w:rsidRDefault="008D1697" w14:paraId="3C45E04B" w14:textId="6FA5F394">
      <w:pPr>
        <w:pStyle w:val="Listeafsnit"/>
        <w:numPr>
          <w:ilvl w:val="0"/>
          <w:numId w:val="21"/>
        </w:numPr>
        <w:spacing w:line="240" w:lineRule="auto"/>
        <w:rPr>
          <w:ins w:author="Rikke Gr�ngaard" w:date="2022-03-03T15:24:00Z" w:id="150"/>
          <w:rFonts w:eastAsia="Times New Roman" w:cs="Times New Roman"/>
        </w:rPr>
      </w:pPr>
      <w:ins w:author="Rikke Gr�ngaard" w:date="2022-03-03T15:21:00Z" w:id="151">
        <w:del w:author="Ole Bak Jensen" w:date="2022-03-14T17:17:00Z" w:id="152">
          <w:r w:rsidRPr="008D1697" w:rsidDel="00E4574A">
            <w:rPr>
              <w:rFonts w:eastAsia="Times New Roman" w:cs="Times New Roman"/>
              <w:rPrChange w:author="Rikke Gr�ngaard" w:date="2022-03-03T15:24:00Z" w:id="153">
                <w:rPr>
                  <w:rFonts w:ascii="Calibri" w:hAnsi="Calibri" w:eastAsia="Times New Roman" w:cs="Calibri"/>
                  <w:color w:val="000000"/>
                  <w:lang w:val="da-DK"/>
                </w:rPr>
              </w:rPrChange>
            </w:rPr>
            <w:lastRenderedPageBreak/>
            <w:delText>, k</w:delText>
          </w:r>
        </w:del>
      </w:ins>
      <w:ins w:author="Ole Bak Jensen" w:date="2022-03-14T17:17:00Z" w:id="154">
        <w:r w:rsidR="00E4574A">
          <w:rPr>
            <w:rFonts w:eastAsia="Times New Roman" w:cs="Times New Roman"/>
          </w:rPr>
          <w:t>K</w:t>
        </w:r>
      </w:ins>
      <w:ins w:author="Rikke Gr�ngaard" w:date="2022-03-03T15:21:00Z" w:id="155">
        <w:r w:rsidRPr="008D1697">
          <w:rPr>
            <w:rFonts w:eastAsia="Times New Roman" w:cs="Times New Roman"/>
            <w:rPrChange w:author="Rikke Gr�ngaard" w:date="2022-03-03T15:24:00Z" w:id="156">
              <w:rPr>
                <w:rFonts w:ascii="Calibri" w:hAnsi="Calibri" w:eastAsia="Times New Roman" w:cs="Calibri"/>
                <w:color w:val="000000"/>
                <w:lang w:val="da-DK"/>
              </w:rPr>
            </w:rPrChange>
          </w:rPr>
          <w:t>øn</w:t>
        </w:r>
      </w:ins>
    </w:p>
    <w:p w:rsidR="008D1697" w:rsidP="008D1697" w:rsidRDefault="008D1697" w14:paraId="27D0F4D3" w14:textId="0C4F573F">
      <w:pPr>
        <w:pStyle w:val="Listeafsnit"/>
        <w:numPr>
          <w:ilvl w:val="0"/>
          <w:numId w:val="21"/>
        </w:numPr>
        <w:spacing w:line="240" w:lineRule="auto"/>
        <w:rPr>
          <w:ins w:author="Rikke Gr�ngaard" w:date="2022-03-03T15:24:00Z" w:id="157"/>
          <w:rFonts w:eastAsia="Times New Roman" w:cs="Times New Roman"/>
        </w:rPr>
      </w:pPr>
      <w:ins w:author="Rikke Gr�ngaard" w:date="2022-03-03T15:21:00Z" w:id="158">
        <w:r w:rsidRPr="008D1697">
          <w:rPr>
            <w:rFonts w:eastAsia="Times New Roman" w:cs="Times New Roman"/>
            <w:rPrChange w:author="Rikke Gr�ngaard" w:date="2022-03-03T15:24:00Z" w:id="159">
              <w:rPr>
                <w:rFonts w:ascii="Calibri" w:hAnsi="Calibri" w:eastAsia="Times New Roman" w:cs="Calibri"/>
                <w:color w:val="000000"/>
                <w:lang w:val="da-DK"/>
              </w:rPr>
            </w:rPrChange>
          </w:rPr>
          <w:t>Navn</w:t>
        </w:r>
      </w:ins>
    </w:p>
    <w:p w:rsidRPr="008D1697" w:rsidR="008D1697" w:rsidP="008D1697" w:rsidRDefault="008D1697" w14:paraId="5BC8550C" w14:textId="3D320FEC">
      <w:pPr>
        <w:spacing w:line="240" w:lineRule="auto"/>
        <w:rPr>
          <w:ins w:author="Rikke Gr�ngaard" w:date="2022-03-03T15:21:00Z" w:id="160"/>
          <w:rFonts w:eastAsia="Times New Roman" w:cs="Times New Roman"/>
          <w:rPrChange w:author="Rikke Gr�ngaard" w:date="2022-03-03T15:24:00Z" w:id="161">
            <w:rPr>
              <w:ins w:author="Rikke Gr�ngaard" w:date="2022-03-03T15:21:00Z" w:id="162"/>
              <w:rFonts w:ascii="Calibri" w:hAnsi="Calibri" w:eastAsia="Times New Roman" w:cs="Calibri"/>
              <w:color w:val="000000"/>
              <w:lang w:val="da-DK"/>
            </w:rPr>
          </w:rPrChange>
        </w:rPr>
      </w:pPr>
      <w:ins w:author="Rikke Gr�ngaard" w:date="2022-03-03T15:21:00Z" w:id="163">
        <w:r w:rsidRPr="008D1697">
          <w:rPr>
            <w:rFonts w:eastAsia="Times New Roman" w:cs="Times New Roman"/>
            <w:rPrChange w:author="Rikke Gr�ngaard" w:date="2022-03-03T15:24:00Z" w:id="164">
              <w:rPr>
                <w:rFonts w:ascii="Calibri" w:hAnsi="Calibri" w:eastAsia="Times New Roman" w:cs="Calibri"/>
                <w:color w:val="000000"/>
                <w:lang w:val="da-DK"/>
              </w:rPr>
            </w:rPrChange>
          </w:rPr>
          <w:t>OBS: Der kan ikke indberettes både CPR-nummer og fødselsdato</w:t>
        </w:r>
      </w:ins>
      <w:ins w:author="Rikke Gr�ngaard" w:date="2022-03-03T15:24:00Z" w:id="165">
        <w:r>
          <w:rPr>
            <w:rFonts w:eastAsia="Times New Roman" w:cs="Times New Roman"/>
          </w:rPr>
          <w:t xml:space="preserve">. Kun en af delene. </w:t>
        </w:r>
      </w:ins>
    </w:p>
    <w:p w:rsidR="00592243" w:rsidRDefault="00BA31AA" w14:paraId="00000098" w14:textId="4CCD45B9">
      <w:pPr>
        <w:pStyle w:val="Overskrift4"/>
        <w:numPr>
          <w:ilvl w:val="2"/>
          <w:numId w:val="13"/>
        </w:numPr>
      </w:pPr>
      <w:bookmarkStart w:name="_Toc98323907" w:id="166"/>
      <w:r>
        <w:t>Indberetter</w:t>
      </w:r>
      <w:bookmarkEnd w:id="124"/>
      <w:bookmarkEnd w:id="125"/>
      <w:bookmarkEnd w:id="166"/>
    </w:p>
    <w:p w:rsidR="002B15EE" w:rsidRDefault="00BA31AA" w14:paraId="0BA6A422" w14:textId="21254892">
      <w:pPr>
        <w:rPr>
          <w:ins w:author="Rikke Gr�ngaard" w:date="2022-03-03T15:34:00Z" w:id="167"/>
          <w:rFonts w:eastAsia="Times New Roman" w:cs="Times New Roman"/>
        </w:rPr>
      </w:pPr>
      <w:r>
        <w:rPr>
          <w:rFonts w:eastAsia="Times New Roman" w:cs="Times New Roman"/>
        </w:rPr>
        <w:t xml:space="preserve">Indberetter skal identificeres i indberetningen. </w:t>
      </w:r>
      <w:ins w:author="Rikke Gr�ngaard" w:date="2022-03-03T15:34:00Z" w:id="168">
        <w:r w:rsidRPr="002B15EE" w:rsidR="002B15EE">
          <w:rPr>
            <w:rFonts w:eastAsia="Times New Roman" w:cs="Times New Roman"/>
            <w:rPrChange w:author="Rikke Gr�ngaard" w:date="2022-03-03T15:34:00Z" w:id="169">
              <w:rPr>
                <w:rFonts w:ascii="Calibri" w:hAnsi="Calibri" w:eastAsia="Times New Roman" w:cs="Calibri"/>
                <w:color w:val="000000"/>
                <w:lang w:val="da-DK"/>
              </w:rPr>
            </w:rPrChange>
          </w:rPr>
          <w:t xml:space="preserve">Det anbefales at sende så præcis </w:t>
        </w:r>
        <w:proofErr w:type="spellStart"/>
        <w:r w:rsidRPr="002B15EE" w:rsidR="002B15EE">
          <w:rPr>
            <w:rFonts w:eastAsia="Times New Roman" w:cs="Times New Roman"/>
            <w:rPrChange w:author="Rikke Gr�ngaard" w:date="2022-03-03T15:34:00Z" w:id="170">
              <w:rPr>
                <w:rFonts w:ascii="Calibri" w:hAnsi="Calibri" w:eastAsia="Times New Roman" w:cs="Calibri"/>
                <w:color w:val="000000"/>
                <w:lang w:val="da-DK"/>
              </w:rPr>
            </w:rPrChange>
          </w:rPr>
          <w:t>informaion</w:t>
        </w:r>
        <w:proofErr w:type="spellEnd"/>
        <w:r w:rsidRPr="002B15EE" w:rsidR="002B15EE">
          <w:rPr>
            <w:rFonts w:eastAsia="Times New Roman" w:cs="Times New Roman"/>
            <w:rPrChange w:author="Rikke Gr�ngaard" w:date="2022-03-03T15:34:00Z" w:id="171">
              <w:rPr>
                <w:rFonts w:ascii="Calibri" w:hAnsi="Calibri" w:eastAsia="Times New Roman" w:cs="Calibri"/>
                <w:color w:val="000000"/>
                <w:lang w:val="da-DK"/>
              </w:rPr>
            </w:rPrChange>
          </w:rPr>
          <w:t xml:space="preserve"> som muligt, men alle oplysninger på</w:t>
        </w:r>
        <w:r w:rsidR="002B15EE">
          <w:rPr>
            <w:rFonts w:eastAsia="Times New Roman" w:cs="Times New Roman"/>
          </w:rPr>
          <w:t xml:space="preserve"> </w:t>
        </w:r>
        <w:r w:rsidRPr="002B15EE" w:rsidR="002B15EE">
          <w:rPr>
            <w:rFonts w:eastAsia="Times New Roman" w:cs="Times New Roman"/>
            <w:rPrChange w:author="Rikke Gr�ngaard" w:date="2022-03-03T15:34:00Z" w:id="172">
              <w:rPr>
                <w:rFonts w:ascii="Calibri" w:hAnsi="Calibri" w:eastAsia="Times New Roman" w:cs="Calibri"/>
                <w:color w:val="000000"/>
                <w:lang w:val="da-DK"/>
              </w:rPr>
            </w:rPrChange>
          </w:rPr>
          <w:t>nær Titel er "</w:t>
        </w:r>
        <w:proofErr w:type="spellStart"/>
        <w:r w:rsidRPr="002B15EE" w:rsidR="002B15EE">
          <w:rPr>
            <w:rFonts w:eastAsia="Times New Roman" w:cs="Times New Roman"/>
            <w:rPrChange w:author="Rikke Gr�ngaard" w:date="2022-03-03T15:34:00Z" w:id="173">
              <w:rPr>
                <w:rFonts w:ascii="Calibri" w:hAnsi="Calibri" w:eastAsia="Times New Roman" w:cs="Calibri"/>
                <w:color w:val="000000"/>
                <w:lang w:val="da-DK"/>
              </w:rPr>
            </w:rPrChange>
          </w:rPr>
          <w:t>optional</w:t>
        </w:r>
        <w:proofErr w:type="spellEnd"/>
        <w:r w:rsidRPr="002B15EE" w:rsidR="002B15EE">
          <w:rPr>
            <w:rFonts w:eastAsia="Times New Roman" w:cs="Times New Roman"/>
            <w:rPrChange w:author="Rikke Gr�ngaard" w:date="2022-03-03T15:34:00Z" w:id="174">
              <w:rPr>
                <w:rFonts w:ascii="Calibri" w:hAnsi="Calibri" w:eastAsia="Times New Roman" w:cs="Calibri"/>
                <w:color w:val="000000"/>
                <w:lang w:val="da-DK"/>
              </w:rPr>
            </w:rPrChange>
          </w:rPr>
          <w:t>".</w:t>
        </w:r>
      </w:ins>
    </w:p>
    <w:p w:rsidR="00592243" w:rsidRDefault="00BA31AA" w14:paraId="00000099" w14:textId="1E7F1072">
      <w:pPr>
        <w:rPr>
          <w:rFonts w:eastAsia="Times New Roman" w:cs="Times New Roman"/>
        </w:rPr>
      </w:pPr>
      <w:r>
        <w:rPr>
          <w:rFonts w:eastAsia="Times New Roman" w:cs="Times New Roman"/>
        </w:rPr>
        <w:t xml:space="preserve">Der skal indberettes følgende basale informationer om indberetter: [FV-A.2 </w:t>
      </w:r>
      <w:proofErr w:type="spellStart"/>
      <w:r>
        <w:rPr>
          <w:rFonts w:eastAsia="Times New Roman" w:cs="Times New Roman"/>
        </w:rPr>
        <w:t>Primary</w:t>
      </w:r>
      <w:proofErr w:type="spellEnd"/>
      <w:r>
        <w:rPr>
          <w:rFonts w:eastAsia="Times New Roman" w:cs="Times New Roman"/>
        </w:rPr>
        <w:t xml:space="preserve"> source of information]</w:t>
      </w:r>
    </w:p>
    <w:p w:rsidRPr="002B15EE" w:rsidR="002B15EE" w:rsidP="002B15EE" w:rsidRDefault="002B15EE" w14:paraId="52451F15" w14:textId="77777777">
      <w:pPr>
        <w:pStyle w:val="Listeafsnit"/>
        <w:numPr>
          <w:ilvl w:val="0"/>
          <w:numId w:val="10"/>
        </w:numPr>
        <w:pBdr>
          <w:top w:val="nil"/>
          <w:left w:val="nil"/>
          <w:bottom w:val="nil"/>
          <w:right w:val="nil"/>
          <w:between w:val="nil"/>
        </w:pBdr>
        <w:rPr>
          <w:ins w:author="Rikke Gr�ngaard" w:date="2022-03-03T15:32:00Z" w:id="175"/>
          <w:rFonts w:eastAsia="Times New Roman" w:cs="Times New Roman"/>
          <w:rPrChange w:author="Rikke Gr�ngaard" w:date="2022-03-03T15:34:00Z" w:id="176">
            <w:rPr>
              <w:ins w:author="Rikke Gr�ngaard" w:date="2022-03-03T15:32:00Z" w:id="177"/>
              <w:rFonts w:eastAsia="Times New Roman" w:cs="Times New Roman"/>
              <w:color w:val="000000"/>
            </w:rPr>
          </w:rPrChange>
        </w:rPr>
      </w:pPr>
      <w:proofErr w:type="spellStart"/>
      <w:ins w:author="Rikke Gr�ngaard" w:date="2022-03-03T15:32:00Z" w:id="178">
        <w:r w:rsidRPr="002B15EE">
          <w:rPr>
            <w:rFonts w:eastAsia="Times New Roman" w:cs="Times New Roman"/>
            <w:rPrChange w:author="Rikke Gr�ngaard" w:date="2022-03-03T15:34:00Z" w:id="179">
              <w:rPr>
                <w:rFonts w:eastAsia="Times New Roman" w:cs="Times New Roman"/>
                <w:color w:val="000000"/>
              </w:rPr>
            </w:rPrChange>
          </w:rPr>
          <w:t>Indberetters</w:t>
        </w:r>
        <w:proofErr w:type="spellEnd"/>
        <w:r w:rsidRPr="002B15EE">
          <w:rPr>
            <w:rFonts w:eastAsia="Times New Roman" w:cs="Times New Roman"/>
            <w:rPrChange w:author="Rikke Gr�ngaard" w:date="2022-03-03T15:34:00Z" w:id="180">
              <w:rPr>
                <w:rFonts w:eastAsia="Times New Roman" w:cs="Times New Roman"/>
                <w:color w:val="000000"/>
              </w:rPr>
            </w:rPrChange>
          </w:rPr>
          <w:t xml:space="preserve"> arbejdsrelaterede titel</w:t>
        </w:r>
      </w:ins>
    </w:p>
    <w:p w:rsidRPr="002B15EE" w:rsidR="00592243" w:rsidDel="002B15EE" w:rsidRDefault="00BA31AA" w14:paraId="0000009A" w14:textId="2700518C">
      <w:pPr>
        <w:numPr>
          <w:ilvl w:val="0"/>
          <w:numId w:val="10"/>
        </w:numPr>
        <w:pBdr>
          <w:top w:val="nil"/>
          <w:left w:val="nil"/>
          <w:bottom w:val="nil"/>
          <w:right w:val="nil"/>
          <w:between w:val="nil"/>
        </w:pBdr>
        <w:rPr>
          <w:del w:author="Rikke Gr�ngaard" w:date="2022-03-03T15:32:00Z" w:id="181"/>
          <w:rFonts w:eastAsia="Times New Roman" w:cs="Times New Roman"/>
          <w:rPrChange w:author="Rikke Gr�ngaard" w:date="2022-03-03T15:34:00Z" w:id="182">
            <w:rPr>
              <w:del w:author="Rikke Gr�ngaard" w:date="2022-03-03T15:32:00Z" w:id="183"/>
              <w:rFonts w:eastAsia="Times New Roman" w:cs="Times New Roman"/>
              <w:color w:val="000000"/>
            </w:rPr>
          </w:rPrChange>
        </w:rPr>
      </w:pPr>
      <w:del w:author="Rikke Gr�ngaard" w:date="2022-03-03T15:32:00Z" w:id="184">
        <w:r w:rsidRPr="002B15EE" w:rsidDel="002B15EE">
          <w:rPr>
            <w:rFonts w:eastAsia="Times New Roman" w:cs="Times New Roman"/>
            <w:rPrChange w:author="Rikke Gr�ngaard" w:date="2022-03-03T15:34:00Z" w:id="185">
              <w:rPr>
                <w:rFonts w:eastAsia="Times New Roman" w:cs="Times New Roman"/>
                <w:color w:val="000000"/>
              </w:rPr>
            </w:rPrChange>
          </w:rPr>
          <w:delText>Titel på indberetter</w:delText>
        </w:r>
      </w:del>
    </w:p>
    <w:p w:rsidRPr="002B15EE" w:rsidR="00592243" w:rsidDel="002B15EE" w:rsidP="002B15EE" w:rsidRDefault="002B15EE" w14:paraId="0000009B" w14:textId="2CC42380">
      <w:pPr>
        <w:pStyle w:val="Listeafsnit"/>
        <w:rPr>
          <w:del w:author="Rikke Gr�ngaard" w:date="2022-03-03T15:33:00Z" w:id="186"/>
          <w:rFonts w:eastAsia="Times New Roman" w:cs="Times New Roman"/>
          <w:rPrChange w:author="Rikke Gr�ngaard" w:date="2022-03-03T15:34:00Z" w:id="187">
            <w:rPr>
              <w:del w:author="Rikke Gr�ngaard" w:date="2022-03-03T15:33:00Z" w:id="188"/>
              <w:rFonts w:eastAsia="Times New Roman" w:cs="Times New Roman"/>
              <w:color w:val="000000"/>
            </w:rPr>
          </w:rPrChange>
        </w:rPr>
      </w:pPr>
      <w:proofErr w:type="spellStart"/>
      <w:ins w:author="Rikke Gr�ngaard" w:date="2022-03-03T15:33:00Z" w:id="189">
        <w:r w:rsidRPr="002B15EE">
          <w:rPr>
            <w:rFonts w:eastAsia="Times New Roman" w:cs="Times New Roman"/>
            <w:rPrChange w:author="Rikke Gr�ngaard" w:date="2022-03-03T15:34:00Z" w:id="190">
              <w:rPr>
                <w:rFonts w:eastAsia="Times New Roman" w:cs="Times New Roman"/>
                <w:color w:val="000000"/>
              </w:rPr>
            </w:rPrChange>
          </w:rPr>
          <w:t>Indberetters</w:t>
        </w:r>
        <w:proofErr w:type="spellEnd"/>
        <w:r w:rsidRPr="002B15EE">
          <w:rPr>
            <w:rFonts w:eastAsia="Times New Roman" w:cs="Times New Roman"/>
            <w:rPrChange w:author="Rikke Gr�ngaard" w:date="2022-03-03T15:34:00Z" w:id="191">
              <w:rPr>
                <w:rFonts w:eastAsia="Times New Roman" w:cs="Times New Roman"/>
                <w:color w:val="000000"/>
              </w:rPr>
            </w:rPrChange>
          </w:rPr>
          <w:t xml:space="preserve"> navn</w:t>
        </w:r>
      </w:ins>
      <w:del w:author="Rikke Gr�ngaard" w:date="2022-03-03T15:33:00Z" w:id="192">
        <w:r w:rsidRPr="002B15EE" w:rsidDel="002B15EE" w:rsidR="00BA31AA">
          <w:rPr>
            <w:rFonts w:eastAsia="Times New Roman" w:cs="Times New Roman"/>
            <w:rPrChange w:author="Rikke Gr�ngaard" w:date="2022-03-03T15:34:00Z" w:id="193">
              <w:rPr/>
            </w:rPrChange>
          </w:rPr>
          <w:delText>Navn på indberetter</w:delText>
        </w:r>
      </w:del>
    </w:p>
    <w:p w:rsidRPr="002B15EE" w:rsidR="002B15EE" w:rsidRDefault="002B15EE" w14:paraId="7B92BB24" w14:textId="77777777">
      <w:pPr>
        <w:pStyle w:val="Listeafsnit"/>
        <w:numPr>
          <w:ilvl w:val="0"/>
          <w:numId w:val="10"/>
        </w:numPr>
        <w:pBdr>
          <w:top w:val="nil"/>
          <w:left w:val="nil"/>
          <w:bottom w:val="nil"/>
          <w:right w:val="nil"/>
          <w:between w:val="nil"/>
        </w:pBdr>
        <w:rPr>
          <w:ins w:author="Rikke Gr�ngaard" w:date="2022-03-03T15:33:00Z" w:id="194"/>
          <w:rFonts w:eastAsia="Times New Roman" w:cs="Times New Roman"/>
          <w:rPrChange w:author="Rikke Gr�ngaard" w:date="2022-03-03T15:34:00Z" w:id="195">
            <w:rPr>
              <w:ins w:author="Rikke Gr�ngaard" w:date="2022-03-03T15:33:00Z" w:id="196"/>
            </w:rPr>
          </w:rPrChange>
        </w:rPr>
        <w:pPrChange w:author="Rikke Gr�ngaard" w:date="2022-03-03T15:33:00Z" w:id="197">
          <w:pPr>
            <w:numPr>
              <w:numId w:val="10"/>
            </w:numPr>
            <w:pBdr>
              <w:top w:val="nil"/>
              <w:left w:val="nil"/>
              <w:bottom w:val="nil"/>
              <w:right w:val="nil"/>
              <w:between w:val="nil"/>
            </w:pBdr>
            <w:ind w:left="720" w:hanging="360"/>
          </w:pPr>
        </w:pPrChange>
      </w:pPr>
    </w:p>
    <w:p w:rsidRPr="002B15EE" w:rsidR="002B15EE" w:rsidRDefault="002B15EE" w14:paraId="00469123" w14:textId="77777777">
      <w:pPr>
        <w:pStyle w:val="Listeafsnit"/>
        <w:numPr>
          <w:ilvl w:val="0"/>
          <w:numId w:val="10"/>
        </w:numPr>
        <w:pBdr>
          <w:top w:val="nil"/>
          <w:left w:val="nil"/>
          <w:bottom w:val="nil"/>
          <w:right w:val="nil"/>
          <w:between w:val="nil"/>
        </w:pBdr>
        <w:rPr>
          <w:ins w:author="Rikke Gr�ngaard" w:date="2022-03-03T15:33:00Z" w:id="198"/>
          <w:rFonts w:eastAsia="Times New Roman" w:cs="Times New Roman"/>
          <w:rPrChange w:author="Rikke Gr�ngaard" w:date="2022-03-03T15:34:00Z" w:id="199">
            <w:rPr>
              <w:ins w:author="Rikke Gr�ngaard" w:date="2022-03-03T15:33:00Z" w:id="200"/>
            </w:rPr>
          </w:rPrChange>
        </w:rPr>
        <w:pPrChange w:author="Rikke Gr�ngaard" w:date="2022-03-03T15:33:00Z" w:id="201">
          <w:pPr>
            <w:pBdr>
              <w:top w:val="nil"/>
              <w:left w:val="nil"/>
              <w:bottom w:val="nil"/>
              <w:right w:val="nil"/>
              <w:between w:val="nil"/>
            </w:pBdr>
          </w:pPr>
        </w:pPrChange>
      </w:pPr>
      <w:ins w:author="Rikke Gr�ngaard" w:date="2022-03-03T15:33:00Z" w:id="202">
        <w:r w:rsidRPr="002B15EE">
          <w:rPr>
            <w:rFonts w:eastAsia="Times New Roman" w:cs="Times New Roman"/>
            <w:rPrChange w:author="Rikke Gr�ngaard" w:date="2022-03-03T15:34:00Z" w:id="203">
              <w:rPr/>
            </w:rPrChange>
          </w:rPr>
          <w:t>Organisation CVR og navn</w:t>
        </w:r>
      </w:ins>
    </w:p>
    <w:p w:rsidRPr="002B15EE" w:rsidR="002B15EE" w:rsidRDefault="002B15EE" w14:paraId="2E3A9035" w14:textId="77777777">
      <w:pPr>
        <w:pStyle w:val="Listeafsnit"/>
        <w:numPr>
          <w:ilvl w:val="0"/>
          <w:numId w:val="10"/>
        </w:numPr>
        <w:pBdr>
          <w:top w:val="nil"/>
          <w:left w:val="nil"/>
          <w:bottom w:val="nil"/>
          <w:right w:val="nil"/>
          <w:between w:val="nil"/>
        </w:pBdr>
        <w:rPr>
          <w:ins w:author="Rikke Gr�ngaard" w:date="2022-03-03T15:33:00Z" w:id="204"/>
          <w:rFonts w:eastAsia="Times New Roman" w:cs="Times New Roman"/>
          <w:rPrChange w:author="Rikke Gr�ngaard" w:date="2022-03-03T15:34:00Z" w:id="205">
            <w:rPr>
              <w:ins w:author="Rikke Gr�ngaard" w:date="2022-03-03T15:33:00Z" w:id="206"/>
              <w:rFonts w:eastAsia="Times New Roman" w:cs="Times New Roman"/>
              <w:color w:val="000000"/>
            </w:rPr>
          </w:rPrChange>
        </w:rPr>
        <w:pPrChange w:author="Rikke Gr�ngaard" w:date="2022-03-03T15:33:00Z" w:id="207">
          <w:pPr>
            <w:pBdr>
              <w:top w:val="nil"/>
              <w:left w:val="nil"/>
              <w:bottom w:val="nil"/>
              <w:right w:val="nil"/>
              <w:between w:val="nil"/>
            </w:pBdr>
          </w:pPr>
        </w:pPrChange>
      </w:pPr>
      <w:proofErr w:type="spellStart"/>
      <w:ins w:author="Rikke Gr�ngaard" w:date="2022-03-03T15:33:00Z" w:id="208">
        <w:r w:rsidRPr="002B15EE">
          <w:rPr>
            <w:rFonts w:eastAsia="Times New Roman" w:cs="Times New Roman"/>
            <w:rPrChange w:author="Rikke Gr�ngaard" w:date="2022-03-03T15:34:00Z" w:id="209">
              <w:rPr>
                <w:rFonts w:eastAsia="Times New Roman" w:cs="Times New Roman"/>
                <w:color w:val="000000"/>
              </w:rPr>
            </w:rPrChange>
          </w:rPr>
          <w:t>Indberetters</w:t>
        </w:r>
        <w:proofErr w:type="spellEnd"/>
        <w:r w:rsidRPr="002B15EE">
          <w:rPr>
            <w:rFonts w:eastAsia="Times New Roman" w:cs="Times New Roman"/>
            <w:rPrChange w:author="Rikke Gr�ngaard" w:date="2022-03-03T15:34:00Z" w:id="210">
              <w:rPr>
                <w:rFonts w:eastAsia="Times New Roman" w:cs="Times New Roman"/>
                <w:color w:val="000000"/>
              </w:rPr>
            </w:rPrChange>
          </w:rPr>
          <w:t xml:space="preserve"> adresse</w:t>
        </w:r>
      </w:ins>
    </w:p>
    <w:p w:rsidRPr="002B15EE" w:rsidR="002B15EE" w:rsidRDefault="002B15EE" w14:paraId="17BB0658" w14:textId="77777777">
      <w:pPr>
        <w:pStyle w:val="Listeafsnit"/>
        <w:numPr>
          <w:ilvl w:val="0"/>
          <w:numId w:val="10"/>
        </w:numPr>
        <w:pBdr>
          <w:top w:val="nil"/>
          <w:left w:val="nil"/>
          <w:bottom w:val="nil"/>
          <w:right w:val="nil"/>
          <w:between w:val="nil"/>
        </w:pBdr>
        <w:rPr>
          <w:ins w:author="Rikke Gr�ngaard" w:date="2022-03-03T15:33:00Z" w:id="211"/>
          <w:rFonts w:eastAsia="Times New Roman" w:cs="Times New Roman"/>
          <w:rPrChange w:author="Rikke Gr�ngaard" w:date="2022-03-03T15:34:00Z" w:id="212">
            <w:rPr>
              <w:ins w:author="Rikke Gr�ngaard" w:date="2022-03-03T15:33:00Z" w:id="213"/>
              <w:rFonts w:eastAsia="Times New Roman" w:cs="Times New Roman"/>
              <w:color w:val="000000"/>
            </w:rPr>
          </w:rPrChange>
        </w:rPr>
        <w:pPrChange w:author="Rikke Gr�ngaard" w:date="2022-03-03T15:33:00Z" w:id="214">
          <w:pPr>
            <w:pBdr>
              <w:top w:val="nil"/>
              <w:left w:val="nil"/>
              <w:bottom w:val="nil"/>
              <w:right w:val="nil"/>
              <w:between w:val="nil"/>
            </w:pBdr>
          </w:pPr>
        </w:pPrChange>
      </w:pPr>
      <w:proofErr w:type="spellStart"/>
      <w:ins w:author="Rikke Gr�ngaard" w:date="2022-03-03T15:33:00Z" w:id="215">
        <w:r w:rsidRPr="002B15EE">
          <w:rPr>
            <w:rFonts w:eastAsia="Times New Roman" w:cs="Times New Roman"/>
            <w:rPrChange w:author="Rikke Gr�ngaard" w:date="2022-03-03T15:34:00Z" w:id="216">
              <w:rPr>
                <w:rFonts w:eastAsia="Times New Roman" w:cs="Times New Roman"/>
                <w:color w:val="000000"/>
              </w:rPr>
            </w:rPrChange>
          </w:rPr>
          <w:t>Indberetters</w:t>
        </w:r>
        <w:proofErr w:type="spellEnd"/>
        <w:r w:rsidRPr="002B15EE">
          <w:rPr>
            <w:rFonts w:eastAsia="Times New Roman" w:cs="Times New Roman"/>
            <w:rPrChange w:author="Rikke Gr�ngaard" w:date="2022-03-03T15:34:00Z" w:id="217">
              <w:rPr>
                <w:rFonts w:eastAsia="Times New Roman" w:cs="Times New Roman"/>
                <w:color w:val="000000"/>
              </w:rPr>
            </w:rPrChange>
          </w:rPr>
          <w:t xml:space="preserve"> kontaktinformation (telefonnummer og </w:t>
        </w:r>
        <w:proofErr w:type="spellStart"/>
        <w:r w:rsidRPr="002B15EE">
          <w:rPr>
            <w:rFonts w:eastAsia="Times New Roman" w:cs="Times New Roman"/>
            <w:rPrChange w:author="Rikke Gr�ngaard" w:date="2022-03-03T15:34:00Z" w:id="218">
              <w:rPr>
                <w:rFonts w:eastAsia="Times New Roman" w:cs="Times New Roman"/>
                <w:color w:val="000000"/>
              </w:rPr>
            </w:rPrChange>
          </w:rPr>
          <w:t>email</w:t>
        </w:r>
        <w:proofErr w:type="spellEnd"/>
        <w:r w:rsidRPr="002B15EE">
          <w:rPr>
            <w:rFonts w:eastAsia="Times New Roman" w:cs="Times New Roman"/>
            <w:rPrChange w:author="Rikke Gr�ngaard" w:date="2022-03-03T15:34:00Z" w:id="219">
              <w:rPr>
                <w:rFonts w:eastAsia="Times New Roman" w:cs="Times New Roman"/>
                <w:color w:val="000000"/>
              </w:rPr>
            </w:rPrChange>
          </w:rPr>
          <w:t>)</w:t>
        </w:r>
      </w:ins>
    </w:p>
    <w:p w:rsidR="00592243" w:rsidDel="002B15EE" w:rsidRDefault="00BA31AA" w14:paraId="0000009C" w14:textId="75F74FF6">
      <w:pPr>
        <w:numPr>
          <w:ilvl w:val="0"/>
          <w:numId w:val="10"/>
        </w:numPr>
        <w:pBdr>
          <w:top w:val="nil"/>
          <w:left w:val="nil"/>
          <w:bottom w:val="nil"/>
          <w:right w:val="nil"/>
          <w:between w:val="nil"/>
        </w:pBdr>
        <w:rPr>
          <w:del w:author="Rikke Gr�ngaard" w:date="2022-03-03T15:33:00Z" w:id="220"/>
          <w:rFonts w:eastAsia="Times New Roman" w:cs="Times New Roman"/>
          <w:color w:val="000000"/>
        </w:rPr>
      </w:pPr>
      <w:del w:author="Rikke Gr�ngaard" w:date="2022-03-03T15:33:00Z" w:id="221">
        <w:r w:rsidDel="002B15EE">
          <w:rPr>
            <w:rFonts w:eastAsia="Times New Roman" w:cs="Times New Roman"/>
            <w:color w:val="000000"/>
          </w:rPr>
          <w:delText>Navn og adresse på praksis/afdeling</w:delText>
        </w:r>
      </w:del>
    </w:p>
    <w:p w:rsidR="00592243" w:rsidDel="002B15EE" w:rsidRDefault="00DC0C3D" w14:paraId="0000009D" w14:textId="73205352">
      <w:pPr>
        <w:numPr>
          <w:ilvl w:val="0"/>
          <w:numId w:val="10"/>
        </w:numPr>
        <w:pBdr>
          <w:top w:val="nil"/>
          <w:left w:val="nil"/>
          <w:bottom w:val="nil"/>
          <w:right w:val="nil"/>
          <w:between w:val="nil"/>
        </w:pBdr>
        <w:rPr>
          <w:del w:author="Rikke Gr�ngaard" w:date="2022-03-03T15:33:00Z" w:id="222"/>
          <w:rFonts w:eastAsia="Times New Roman" w:cs="Times New Roman"/>
          <w:color w:val="000000"/>
        </w:rPr>
      </w:pPr>
      <w:del w:author="Rikke Gr�ngaard" w:date="2022-03-03T15:33:00Z" w:id="223">
        <w:r w:rsidRPr="00F10264" w:rsidDel="002B15EE">
          <w:rPr>
            <w:rFonts w:eastAsia="Times New Roman" w:cs="Times New Roman"/>
            <w:color w:val="000000"/>
          </w:rPr>
          <w:delText>Indberetter type</w:delText>
        </w:r>
        <w:r w:rsidDel="002B15EE">
          <w:rPr>
            <w:rFonts w:eastAsia="Times New Roman" w:cs="Times New Roman"/>
            <w:color w:val="000000"/>
          </w:rPr>
          <w:delText xml:space="preserve"> </w:delText>
        </w:r>
        <w:r w:rsidDel="002B15EE" w:rsidR="00BA31AA">
          <w:rPr>
            <w:rFonts w:eastAsia="Times New Roman" w:cs="Times New Roman"/>
            <w:color w:val="000000"/>
          </w:rPr>
          <w:delText>(</w:delText>
        </w:r>
        <w:r w:rsidDel="002B15EE" w:rsidR="00F10264">
          <w:rPr>
            <w:rFonts w:eastAsia="Times New Roman" w:cs="Times New Roman"/>
            <w:color w:val="000000"/>
          </w:rPr>
          <w:delText xml:space="preserve">qualification, </w:delText>
        </w:r>
        <w:r w:rsidDel="002B15EE" w:rsidR="00BA31AA">
          <w:rPr>
            <w:rFonts w:eastAsia="Times New Roman" w:cs="Times New Roman"/>
            <w:color w:val="000000"/>
          </w:rPr>
          <w:delText>eks. læge, sygeplejerske)</w:delText>
        </w:r>
      </w:del>
    </w:p>
    <w:p w:rsidR="00592243" w:rsidDel="002B15EE" w:rsidRDefault="00BA31AA" w14:paraId="0000009E" w14:textId="4548FA98">
      <w:pPr>
        <w:numPr>
          <w:ilvl w:val="0"/>
          <w:numId w:val="10"/>
        </w:numPr>
        <w:pBdr>
          <w:top w:val="nil"/>
          <w:left w:val="nil"/>
          <w:bottom w:val="nil"/>
          <w:right w:val="nil"/>
          <w:between w:val="nil"/>
        </w:pBdr>
        <w:rPr>
          <w:del w:author="Rikke Gr�ngaard" w:date="2022-03-03T15:33:00Z" w:id="224"/>
          <w:rFonts w:eastAsia="Times New Roman" w:cs="Times New Roman"/>
          <w:color w:val="000000"/>
        </w:rPr>
      </w:pPr>
      <w:del w:author="Rikke Gr�ngaard" w:date="2022-03-03T15:33:00Z" w:id="225">
        <w:r w:rsidDel="002B15EE">
          <w:rPr>
            <w:rFonts w:eastAsia="Times New Roman" w:cs="Times New Roman"/>
            <w:color w:val="000000"/>
          </w:rPr>
          <w:delText xml:space="preserve">CVR </w:delText>
        </w:r>
      </w:del>
      <w:ins w:author="Morten Jensen" w:date="2022-01-26T13:28:00Z" w:id="226">
        <w:del w:author="Rikke Gr�ngaard" w:date="2022-03-03T15:33:00Z" w:id="227">
          <w:r w:rsidDel="002B15EE" w:rsidR="00543669">
            <w:rPr>
              <w:rFonts w:eastAsia="Times New Roman" w:cs="Times New Roman"/>
              <w:color w:val="000000"/>
            </w:rPr>
            <w:delText>-</w:delText>
          </w:r>
        </w:del>
      </w:ins>
      <w:del w:author="Rikke Gr�ngaard" w:date="2022-03-03T15:33:00Z" w:id="228">
        <w:r w:rsidDel="002B15EE">
          <w:rPr>
            <w:rFonts w:eastAsia="Times New Roman" w:cs="Times New Roman"/>
            <w:color w:val="000000"/>
          </w:rPr>
          <w:delText>nummer</w:delText>
        </w:r>
      </w:del>
    </w:p>
    <w:p w:rsidR="00592243" w:rsidDel="002B15EE" w:rsidRDefault="00BA31AA" w14:paraId="0000009F" w14:textId="7825DA00">
      <w:pPr>
        <w:numPr>
          <w:ilvl w:val="0"/>
          <w:numId w:val="10"/>
        </w:numPr>
        <w:pBdr>
          <w:top w:val="nil"/>
          <w:left w:val="nil"/>
          <w:bottom w:val="nil"/>
          <w:right w:val="nil"/>
          <w:between w:val="nil"/>
        </w:pBdr>
        <w:rPr>
          <w:del w:author="Rikke Gr�ngaard" w:date="2022-03-03T15:33:00Z" w:id="229"/>
          <w:rFonts w:eastAsia="Times New Roman" w:cs="Times New Roman"/>
          <w:color w:val="000000"/>
        </w:rPr>
      </w:pPr>
      <w:del w:author="Rikke Gr�ngaard" w:date="2022-03-03T15:33:00Z" w:id="230">
        <w:r w:rsidDel="002B15EE">
          <w:rPr>
            <w:rFonts w:eastAsia="Times New Roman" w:cs="Times New Roman"/>
            <w:color w:val="000000"/>
          </w:rPr>
          <w:delText>Ydernummer/SKS/</w:delText>
        </w:r>
      </w:del>
      <w:customXmlDelRangeStart w:author="Rikke Gr�ngaard" w:date="2022-03-03T15:33:00Z" w:id="231"/>
      <w:sdt>
        <w:sdtPr>
          <w:tag w:val="goog_rdk_49"/>
          <w:id w:val="-968896794"/>
        </w:sdtPr>
        <w:sdtEndPr/>
        <w:sdtContent>
          <w:customXmlDelRangeEnd w:id="231"/>
          <w:customXmlDelRangeStart w:author="Rikke Gr�ngaard" w:date="2022-03-03T15:33:00Z" w:id="232"/>
        </w:sdtContent>
      </w:sdt>
      <w:customXmlDelRangeEnd w:id="232"/>
      <w:del w:author="Rikke Gr�ngaard" w:date="2022-03-03T15:33:00Z" w:id="233">
        <w:r w:rsidDel="002B15EE">
          <w:rPr>
            <w:rFonts w:eastAsia="Times New Roman" w:cs="Times New Roman"/>
            <w:color w:val="000000"/>
          </w:rPr>
          <w:delText xml:space="preserve">kode. </w:delText>
        </w:r>
      </w:del>
    </w:p>
    <w:p w:rsidR="008D1697" w:rsidDel="002B15EE" w:rsidP="1E928339" w:rsidRDefault="00BA31AA" w14:paraId="685FF826" w14:textId="74D8D668">
      <w:pPr>
        <w:pBdr>
          <w:top w:val="nil"/>
          <w:left w:val="nil"/>
          <w:bottom w:val="nil"/>
          <w:right w:val="nil"/>
          <w:between w:val="nil"/>
        </w:pBdr>
        <w:rPr>
          <w:del w:author="Rikke Gr�ngaard" w:date="2022-03-03T15:33:00Z" w:id="234"/>
          <w:rFonts w:eastAsia="Times New Roman" w:cs="Times New Roman"/>
          <w:color w:val="000000"/>
        </w:rPr>
        <w:pPrChange w:author="Rikke Gr�ngaard" w:date="2022-03-03T15:33:00Z" w:id="235">
          <w:pPr>
            <w:numPr>
              <w:numId w:val="10"/>
            </w:numPr>
            <w:pBdr>
              <w:top w:val="nil"/>
              <w:left w:val="nil"/>
              <w:bottom w:val="nil"/>
              <w:right w:val="nil"/>
              <w:between w:val="nil"/>
            </w:pBdr>
            <w:ind w:left="720" w:hanging="360"/>
          </w:pPr>
        </w:pPrChange>
      </w:pPr>
      <w:del w:author="Rikke Gr�ngaard" w:date="2022-03-03T15:33:00Z" w:id="211638423">
        <w:r w:rsidRPr="1E928339" w:rsidDel="00BA31AA">
          <w:rPr>
            <w:rFonts w:eastAsia="Times New Roman" w:cs="Times New Roman"/>
            <w:color w:val="000000" w:themeColor="text1" w:themeTint="FF" w:themeShade="FF"/>
          </w:rPr>
          <w:delText>Autorisations</w:delText>
        </w:r>
        <w:r w:rsidRPr="1E928339" w:rsidDel="0038461C">
          <w:rPr>
            <w:rFonts w:eastAsia="Times New Roman" w:cs="Times New Roman"/>
            <w:color w:val="000000" w:themeColor="text1" w:themeTint="FF" w:themeShade="FF"/>
          </w:rPr>
          <w:delText xml:space="preserve"> </w:delText>
        </w:r>
        <w:r w:rsidRPr="1E928339" w:rsidDel="00BA31AA">
          <w:rPr>
            <w:rFonts w:eastAsia="Times New Roman" w:cs="Times New Roman"/>
            <w:color w:val="000000" w:themeColor="text1" w:themeTint="FF" w:themeShade="FF"/>
          </w:rPr>
          <w:delText>ID</w:delText>
        </w:r>
      </w:del>
    </w:p>
    <w:p w:rsidR="00592243" w:rsidRDefault="00592243" w14:paraId="000000A1" w14:textId="1DA1FF48">
      <w:pPr>
        <w:rPr>
          <w:rFonts w:eastAsia="Times New Roman" w:cs="Times New Roman"/>
        </w:rPr>
      </w:pPr>
    </w:p>
    <w:p w:rsidRPr="002B15EE" w:rsidR="008D1697" w:rsidRDefault="0038461C" w14:paraId="1F516D23" w14:textId="5C6B36C3">
      <w:pPr>
        <w:rPr>
          <w:rFonts w:eastAsia="Times New Roman" w:cs="Times New Roman"/>
        </w:rPr>
      </w:pPr>
      <w:commentRangeStart w:id="237"/>
      <w:commentRangeStart w:id="238"/>
      <w:r>
        <w:rPr>
          <w:rFonts w:eastAsia="Times New Roman" w:cs="Times New Roman"/>
        </w:rPr>
        <w:t xml:space="preserve">Hvis indberetteren </w:t>
      </w:r>
      <w:ins w:author="Rikke Gr�ngaard" w:date="2022-03-03T15:35:00Z" w:id="239">
        <w:r w:rsidR="002B15EE">
          <w:rPr>
            <w:rFonts w:eastAsia="Times New Roman" w:cs="Times New Roman"/>
          </w:rPr>
          <w:t xml:space="preserve">er bemyndiget </w:t>
        </w:r>
      </w:ins>
      <w:ins w:author="Rikke Gr�ngaard" w:date="2022-03-03T15:36:00Z" w:id="240">
        <w:r w:rsidR="002B15EE">
          <w:rPr>
            <w:rFonts w:eastAsia="Times New Roman" w:cs="Times New Roman"/>
          </w:rPr>
          <w:t xml:space="preserve">og </w:t>
        </w:r>
      </w:ins>
      <w:r>
        <w:rPr>
          <w:rFonts w:eastAsia="Times New Roman" w:cs="Times New Roman"/>
        </w:rPr>
        <w:t xml:space="preserve">arbejder </w:t>
      </w:r>
      <w:ins w:author="Rikke Gr�ngaard" w:date="2022-03-03T15:35:00Z" w:id="241">
        <w:r w:rsidR="002B15EE">
          <w:rPr>
            <w:rFonts w:eastAsia="Times New Roman" w:cs="Times New Roman"/>
          </w:rPr>
          <w:t xml:space="preserve">på vegne af </w:t>
        </w:r>
      </w:ins>
      <w:del w:author="Rikke Gr�ngaard" w:date="2022-03-03T15:35:00Z" w:id="242">
        <w:r w:rsidDel="002B15EE">
          <w:rPr>
            <w:rFonts w:eastAsia="Times New Roman" w:cs="Times New Roman"/>
          </w:rPr>
          <w:delText xml:space="preserve">som bemyndiget af </w:delText>
        </w:r>
      </w:del>
      <w:r>
        <w:rPr>
          <w:rFonts w:eastAsia="Times New Roman" w:cs="Times New Roman"/>
        </w:rPr>
        <w:t>en læge</w:t>
      </w:r>
      <w:r w:rsidR="009B5F22">
        <w:rPr>
          <w:rFonts w:eastAsia="Times New Roman" w:cs="Times New Roman"/>
        </w:rPr>
        <w:t xml:space="preserve"> eller sygeplejerske</w:t>
      </w:r>
      <w:r>
        <w:rPr>
          <w:rFonts w:eastAsia="Times New Roman" w:cs="Times New Roman"/>
        </w:rPr>
        <w:t>, er det vigtigt</w:t>
      </w:r>
      <w:del w:author="Rikke Gr�ngaard" w:date="2022-03-03T15:35:00Z" w:id="243">
        <w:r w:rsidDel="002B15EE">
          <w:rPr>
            <w:rFonts w:eastAsia="Times New Roman" w:cs="Times New Roman"/>
          </w:rPr>
          <w:delText xml:space="preserve"> at sikre</w:delText>
        </w:r>
      </w:del>
      <w:r>
        <w:rPr>
          <w:rFonts w:eastAsia="Times New Roman" w:cs="Times New Roman"/>
        </w:rPr>
        <w:t xml:space="preserve">, at det er den bemyndigende </w:t>
      </w:r>
      <w:r w:rsidR="000B5753">
        <w:rPr>
          <w:rFonts w:eastAsia="Times New Roman" w:cs="Times New Roman"/>
        </w:rPr>
        <w:t xml:space="preserve">læge eller sygeplejerskes </w:t>
      </w:r>
      <w:r>
        <w:rPr>
          <w:rFonts w:eastAsia="Times New Roman" w:cs="Times New Roman"/>
        </w:rPr>
        <w:t xml:space="preserve">informationer </w:t>
      </w:r>
      <w:commentRangeStart w:id="244"/>
      <w:commentRangeStart w:id="245"/>
      <w:r>
        <w:rPr>
          <w:rFonts w:eastAsia="Times New Roman" w:cs="Times New Roman"/>
        </w:rPr>
        <w:t>(navn, titel, type og autorisations ID), der udfyldes i indberetningen.</w:t>
      </w:r>
      <w:commentRangeEnd w:id="237"/>
      <w:r w:rsidR="00D242C4">
        <w:rPr>
          <w:rStyle w:val="Kommentarhenvisning"/>
        </w:rPr>
        <w:commentReference w:id="237"/>
      </w:r>
      <w:commentRangeEnd w:id="238"/>
      <w:r w:rsidR="009B4DCC">
        <w:rPr>
          <w:rStyle w:val="Kommentarhenvisning"/>
        </w:rPr>
        <w:commentReference w:id="238"/>
      </w:r>
      <w:commentRangeEnd w:id="244"/>
      <w:r w:rsidR="00685A26">
        <w:rPr>
          <w:rStyle w:val="Kommentarhenvisning"/>
        </w:rPr>
        <w:commentReference w:id="244"/>
      </w:r>
      <w:commentRangeEnd w:id="245"/>
      <w:r w:rsidR="00A2453F">
        <w:rPr>
          <w:rStyle w:val="Kommentarhenvisning"/>
        </w:rPr>
        <w:commentReference w:id="245"/>
      </w:r>
    </w:p>
    <w:p w:rsidR="00592243" w:rsidRDefault="00BA31AA" w14:paraId="000000A2" w14:textId="4848F8B3">
      <w:pPr>
        <w:pStyle w:val="Overskrift2"/>
        <w:keepNext w:val="0"/>
        <w:keepLines w:val="0"/>
        <w:widowControl w:val="0"/>
        <w:numPr>
          <w:ilvl w:val="1"/>
          <w:numId w:val="13"/>
        </w:numPr>
        <w:pBdr>
          <w:top w:val="none" w:color="000000" w:sz="0" w:space="0"/>
          <w:left w:val="none" w:color="000000" w:sz="0" w:space="0"/>
          <w:bottom w:val="none" w:color="000000" w:sz="0" w:space="0"/>
          <w:right w:val="none" w:color="000000" w:sz="0" w:space="0"/>
          <w:between w:val="none" w:color="000000" w:sz="0" w:space="0"/>
        </w:pBdr>
        <w:tabs>
          <w:tab w:val="left" w:pos="567"/>
          <w:tab w:val="left" w:pos="851"/>
        </w:tabs>
        <w:spacing w:before="283" w:after="142" w:line="240" w:lineRule="auto"/>
        <w:ind w:hanging="576"/>
        <w:rPr>
          <w:rFonts w:eastAsia="Times New Roman" w:cs="Times New Roman"/>
        </w:rPr>
      </w:pPr>
      <w:r>
        <w:rPr>
          <w:rFonts w:eastAsia="Times New Roman" w:cs="Times New Roman"/>
        </w:rPr>
        <w:tab/>
      </w:r>
      <w:bookmarkStart w:name="_Toc188905923" w:id="246"/>
      <w:bookmarkStart w:name="_Toc1413687189" w:id="247"/>
      <w:bookmarkStart w:name="_Toc98323908" w:id="248"/>
      <w:r>
        <w:rPr>
          <w:rFonts w:eastAsia="Times New Roman" w:cs="Times New Roman"/>
        </w:rPr>
        <w:t>Indberetningens 5 faser</w:t>
      </w:r>
      <w:bookmarkEnd w:id="246"/>
      <w:bookmarkEnd w:id="247"/>
      <w:bookmarkEnd w:id="248"/>
    </w:p>
    <w:p w:rsidR="00592243" w:rsidRDefault="00BA31AA" w14:paraId="000000A3" w14:textId="77777777">
      <w:pPr>
        <w:rPr>
          <w:rFonts w:eastAsia="Times New Roman" w:cs="Times New Roman"/>
        </w:rPr>
      </w:pPr>
      <w:r>
        <w:rPr>
          <w:rFonts w:eastAsia="Times New Roman" w:cs="Times New Roman"/>
        </w:rPr>
        <w:t xml:space="preserve">Dette forslag til design af brugergrænseflade for bivirkningsindberetningen består af en række af skærmbilleder, hvor klinikeren guides igennem registrering af de relevante informationer. Vi foreslår at inddele indberetningen i følgende 5 faser: </w:t>
      </w:r>
    </w:p>
    <w:p w:rsidR="00592243" w:rsidRDefault="00592243" w14:paraId="000000A4" w14:textId="77777777">
      <w:pPr>
        <w:rPr>
          <w:rFonts w:eastAsia="Times New Roman" w:cs="Times New Roman"/>
        </w:rPr>
      </w:pPr>
    </w:p>
    <w:p w:rsidR="00592243" w:rsidRDefault="00BA31AA" w14:paraId="000000A6" w14:textId="77777777">
      <w:pPr>
        <w:numPr>
          <w:ilvl w:val="0"/>
          <w:numId w:val="12"/>
        </w:numPr>
        <w:pBdr>
          <w:top w:val="nil"/>
          <w:left w:val="nil"/>
          <w:bottom w:val="nil"/>
          <w:right w:val="nil"/>
          <w:between w:val="nil"/>
        </w:pBdr>
        <w:rPr>
          <w:rFonts w:eastAsia="Times New Roman" w:cs="Times New Roman"/>
          <w:color w:val="000000"/>
        </w:rPr>
      </w:pPr>
      <w:r>
        <w:rPr>
          <w:rFonts w:eastAsia="Times New Roman" w:cs="Times New Roman"/>
          <w:color w:val="000000"/>
        </w:rPr>
        <w:t>Bivirkninger</w:t>
      </w:r>
    </w:p>
    <w:p w:rsidR="00592243" w:rsidRDefault="00BA31AA" w14:paraId="000000A7" w14:textId="77777777">
      <w:pPr>
        <w:numPr>
          <w:ilvl w:val="0"/>
          <w:numId w:val="12"/>
        </w:numPr>
        <w:pBdr>
          <w:top w:val="nil"/>
          <w:left w:val="nil"/>
          <w:bottom w:val="nil"/>
          <w:right w:val="nil"/>
          <w:between w:val="nil"/>
        </w:pBdr>
        <w:rPr>
          <w:rFonts w:eastAsia="Times New Roman" w:cs="Times New Roman"/>
          <w:color w:val="000000"/>
        </w:rPr>
      </w:pPr>
      <w:r>
        <w:rPr>
          <w:rFonts w:eastAsia="Times New Roman" w:cs="Times New Roman"/>
          <w:color w:val="000000"/>
        </w:rPr>
        <w:t>Medicin</w:t>
      </w:r>
    </w:p>
    <w:p w:rsidR="00592243" w:rsidRDefault="0038461C" w14:paraId="000000A8" w14:textId="6B3788B6">
      <w:pPr>
        <w:numPr>
          <w:ilvl w:val="0"/>
          <w:numId w:val="12"/>
        </w:numPr>
        <w:pBdr>
          <w:top w:val="nil"/>
          <w:left w:val="nil"/>
          <w:bottom w:val="nil"/>
          <w:right w:val="nil"/>
          <w:between w:val="nil"/>
        </w:pBdr>
        <w:rPr>
          <w:rFonts w:eastAsia="Times New Roman" w:cs="Times New Roman"/>
          <w:color w:val="000000"/>
        </w:rPr>
      </w:pPr>
      <w:r>
        <w:rPr>
          <w:rFonts w:eastAsia="Times New Roman" w:cs="Times New Roman"/>
          <w:color w:val="000000"/>
        </w:rPr>
        <w:t>Sygehistorie</w:t>
      </w:r>
    </w:p>
    <w:p w:rsidR="00592243" w:rsidRDefault="003D31C5" w14:paraId="000000A9" w14:textId="5DBBD060">
      <w:pPr>
        <w:numPr>
          <w:ilvl w:val="0"/>
          <w:numId w:val="12"/>
        </w:numPr>
        <w:pBdr>
          <w:top w:val="nil"/>
          <w:left w:val="nil"/>
          <w:bottom w:val="nil"/>
          <w:right w:val="nil"/>
          <w:between w:val="nil"/>
        </w:pBdr>
        <w:rPr>
          <w:rFonts w:eastAsia="Times New Roman" w:cs="Times New Roman"/>
          <w:color w:val="000000"/>
        </w:rPr>
      </w:pPr>
      <w:r>
        <w:rPr>
          <w:rFonts w:eastAsia="Times New Roman" w:cs="Times New Roman"/>
          <w:color w:val="000000"/>
        </w:rPr>
        <w:t>Undersøgelser</w:t>
      </w:r>
    </w:p>
    <w:p w:rsidR="00774159" w:rsidP="00774159" w:rsidRDefault="00774159" w14:paraId="040A01FE" w14:textId="4C8495AB">
      <w:pPr>
        <w:numPr>
          <w:ilvl w:val="0"/>
          <w:numId w:val="12"/>
        </w:numPr>
        <w:pBdr>
          <w:top w:val="nil"/>
          <w:left w:val="nil"/>
          <w:bottom w:val="nil"/>
          <w:right w:val="nil"/>
          <w:between w:val="nil"/>
        </w:pBdr>
        <w:rPr>
          <w:rFonts w:eastAsia="Times New Roman" w:cs="Times New Roman"/>
          <w:color w:val="000000"/>
        </w:rPr>
      </w:pPr>
      <w:r>
        <w:rPr>
          <w:rFonts w:eastAsia="Times New Roman" w:cs="Times New Roman"/>
          <w:color w:val="000000"/>
        </w:rPr>
        <w:t xml:space="preserve">Yderligere </w:t>
      </w:r>
      <w:r w:rsidR="0038461C">
        <w:rPr>
          <w:rFonts w:eastAsia="Times New Roman" w:cs="Times New Roman"/>
          <w:color w:val="000000"/>
        </w:rPr>
        <w:t>oplysninger</w:t>
      </w:r>
    </w:p>
    <w:p w:rsidR="00592243" w:rsidRDefault="00592243" w14:paraId="000000AA" w14:textId="77777777">
      <w:pPr>
        <w:rPr>
          <w:rFonts w:eastAsia="Times New Roman" w:cs="Times New Roman"/>
        </w:rPr>
      </w:pPr>
    </w:p>
    <w:p w:rsidR="00592243" w:rsidRDefault="00BA31AA" w14:paraId="000000AB" w14:textId="1E0EE11E">
      <w:pPr>
        <w:rPr>
          <w:rFonts w:eastAsia="Times New Roman" w:cs="Times New Roman"/>
        </w:rPr>
      </w:pPr>
      <w:r>
        <w:rPr>
          <w:rFonts w:eastAsia="Times New Roman" w:cs="Times New Roman"/>
        </w:rPr>
        <w:t>Faserne er beskrevet i de efterfølgende afsnit. Når de 5 faser er gennemgået</w:t>
      </w:r>
      <w:r w:rsidR="000B5753">
        <w:rPr>
          <w:rFonts w:eastAsia="Times New Roman" w:cs="Times New Roman"/>
        </w:rPr>
        <w:t>,</w:t>
      </w:r>
      <w:r>
        <w:rPr>
          <w:rFonts w:eastAsia="Times New Roman" w:cs="Times New Roman"/>
        </w:rPr>
        <w:t xml:space="preserve"> afsluttes og sendes indberetningen til Lægemiddelstyrelsen. </w:t>
      </w:r>
    </w:p>
    <w:p w:rsidR="00592243" w:rsidRDefault="00592243" w14:paraId="000000AC" w14:textId="77777777">
      <w:pPr>
        <w:rPr>
          <w:rFonts w:eastAsia="Times New Roman" w:cs="Times New Roman"/>
        </w:rPr>
      </w:pPr>
    </w:p>
    <w:p w:rsidR="00592243" w:rsidP="002C3287" w:rsidRDefault="00BA31AA" w14:paraId="000000DE" w14:textId="400669CF">
      <w:pPr>
        <w:pStyle w:val="Overskrift4"/>
        <w:numPr>
          <w:ilvl w:val="2"/>
          <w:numId w:val="13"/>
        </w:numPr>
      </w:pPr>
      <w:bookmarkStart w:name="_Toc1397160495" w:id="249"/>
      <w:bookmarkStart w:name="_Toc924877537" w:id="250"/>
      <w:bookmarkStart w:name="_Toc98323909" w:id="251"/>
      <w:r>
        <w:t>Bivirkning</w:t>
      </w:r>
      <w:bookmarkEnd w:id="249"/>
      <w:bookmarkEnd w:id="250"/>
      <w:bookmarkEnd w:id="251"/>
    </w:p>
    <w:p w:rsidRPr="004D0094" w:rsidR="004D0094" w:rsidP="004D0094" w:rsidRDefault="004D0094" w14:paraId="63F277C6" w14:textId="77777777">
      <w:pPr>
        <w:rPr>
          <w:rFonts w:eastAsia="Times New Roman" w:cs="Times New Roman"/>
        </w:rPr>
      </w:pPr>
    </w:p>
    <w:p w:rsidR="00592243" w:rsidRDefault="00896D4A" w14:paraId="000000DF" w14:textId="514F44E2">
      <w:pPr>
        <w:rPr>
          <w:rFonts w:eastAsia="Times New Roman" w:cs="Times New Roman"/>
        </w:rPr>
      </w:pPr>
      <w:r>
        <w:rPr>
          <w:noProof/>
        </w:rPr>
        <w:drawing>
          <wp:inline distT="0" distB="0" distL="0" distR="0" wp14:anchorId="3D79793F" wp14:editId="2542E907">
            <wp:extent cx="5733415" cy="445785"/>
            <wp:effectExtent l="0" t="0" r="635"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3415" cy="445785"/>
                    </a:xfrm>
                    <a:prstGeom prst="rect">
                      <a:avLst/>
                    </a:prstGeom>
                    <a:noFill/>
                    <a:ln>
                      <a:noFill/>
                    </a:ln>
                  </pic:spPr>
                </pic:pic>
              </a:graphicData>
            </a:graphic>
          </wp:inline>
        </w:drawing>
      </w:r>
    </w:p>
    <w:p w:rsidR="00592243" w:rsidRDefault="00592243" w14:paraId="000000E0" w14:textId="77777777">
      <w:pPr>
        <w:rPr>
          <w:rFonts w:eastAsia="Times New Roman" w:cs="Times New Roman"/>
        </w:rPr>
      </w:pPr>
    </w:p>
    <w:p w:rsidR="00592243" w:rsidRDefault="00BA31AA" w14:paraId="000000E1" w14:textId="5C5A5682">
      <w:pPr>
        <w:rPr>
          <w:rFonts w:eastAsia="Times New Roman" w:cs="Times New Roman"/>
        </w:rPr>
      </w:pPr>
      <w:r>
        <w:rPr>
          <w:rFonts w:eastAsia="Times New Roman" w:cs="Times New Roman"/>
        </w:rPr>
        <w:t>Der skal indberettes følgende information om en bivirkning (skærmbillede</w:t>
      </w:r>
      <w:sdt>
        <w:sdtPr>
          <w:tag w:val="goog_rdk_132"/>
          <w:id w:val="-1746948620"/>
        </w:sdtPr>
        <w:sdtEndPr/>
        <w:sdtContent/>
      </w:sdt>
      <w:r>
        <w:rPr>
          <w:rFonts w:eastAsia="Times New Roman" w:cs="Times New Roman"/>
        </w:rPr>
        <w:t xml:space="preserve"> </w:t>
      </w:r>
      <w:r w:rsidR="00EA3C97">
        <w:rPr>
          <w:rFonts w:eastAsia="Times New Roman" w:cs="Times New Roman"/>
        </w:rPr>
        <w:t>1</w:t>
      </w:r>
      <w:r>
        <w:rPr>
          <w:rFonts w:eastAsia="Times New Roman" w:cs="Times New Roman"/>
        </w:rPr>
        <w:t xml:space="preserve">): [FV-B.2 </w:t>
      </w:r>
      <w:proofErr w:type="spellStart"/>
      <w:r>
        <w:rPr>
          <w:rFonts w:eastAsia="Times New Roman" w:cs="Times New Roman"/>
        </w:rPr>
        <w:t>Reaction</w:t>
      </w:r>
      <w:proofErr w:type="spellEnd"/>
      <w:r>
        <w:rPr>
          <w:rFonts w:eastAsia="Times New Roman" w:cs="Times New Roman"/>
        </w:rPr>
        <w:t>]</w:t>
      </w:r>
    </w:p>
    <w:p w:rsidR="00592243" w:rsidRDefault="00BA31AA" w14:paraId="000000E2" w14:textId="08B9ED26">
      <w:pPr>
        <w:numPr>
          <w:ilvl w:val="0"/>
          <w:numId w:val="1"/>
        </w:numPr>
        <w:rPr>
          <w:rFonts w:eastAsia="Times New Roman" w:cs="Times New Roman"/>
        </w:rPr>
      </w:pPr>
      <w:r>
        <w:rPr>
          <w:rFonts w:eastAsia="Times New Roman" w:cs="Times New Roman"/>
        </w:rPr>
        <w:t>Kort tekst om bivirkningen, f.eks. “kvalme”</w:t>
      </w:r>
    </w:p>
    <w:p w:rsidR="00592243" w:rsidRDefault="00BA31AA" w14:paraId="000000E3" w14:textId="18C69A66">
      <w:pPr>
        <w:numPr>
          <w:ilvl w:val="0"/>
          <w:numId w:val="1"/>
        </w:numPr>
        <w:rPr>
          <w:ins w:author="Rikke Gr�ngaard" w:date="2022-03-04T10:36:00Z" w:id="252"/>
          <w:rFonts w:eastAsia="Times New Roman" w:cs="Times New Roman"/>
        </w:rPr>
      </w:pPr>
      <w:del w:author="Morten Jensen" w:date="2022-01-26T13:49:00Z" w:id="253">
        <w:r w:rsidDel="00655A0A">
          <w:rPr>
            <w:rFonts w:eastAsia="Times New Roman" w:cs="Times New Roman"/>
          </w:rPr>
          <w:delText>Status for bivirkningen på indberetningstidspunkt: Er den stoppet, aftagende, havde den dødelig udgang mv</w:delText>
        </w:r>
      </w:del>
      <w:ins w:author="Morten Jensen" w:date="2022-01-26T13:49:00Z" w:id="254">
        <w:r w:rsidR="00655A0A">
          <w:rPr>
            <w:rFonts w:eastAsia="Times New Roman" w:cs="Times New Roman"/>
          </w:rPr>
          <w:t>Bivirkning medførte (alvorlighedskriterie)</w:t>
        </w:r>
      </w:ins>
    </w:p>
    <w:p w:rsidR="00F26CD9" w:rsidRDefault="00F26CD9" w14:paraId="564E710A" w14:textId="2D66D0EC">
      <w:pPr>
        <w:numPr>
          <w:ilvl w:val="1"/>
          <w:numId w:val="1"/>
        </w:numPr>
        <w:rPr>
          <w:rFonts w:eastAsia="Times New Roman" w:cs="Times New Roman"/>
        </w:rPr>
        <w:pPrChange w:author="Rikke Gr�ngaard" w:date="2022-03-04T10:37:00Z" w:id="255">
          <w:pPr>
            <w:numPr>
              <w:numId w:val="1"/>
            </w:numPr>
            <w:ind w:left="720" w:hanging="360"/>
          </w:pPr>
        </w:pPrChange>
      </w:pPr>
      <w:ins w:author="Rikke Gr�ngaard" w:date="2022-03-04T10:37:00Z" w:id="256">
        <w:r>
          <w:rPr>
            <w:rFonts w:ascii="Calibri" w:hAnsi="Calibri" w:eastAsia="Times New Roman" w:cs="Calibri"/>
            <w:color w:val="000000"/>
            <w:lang w:val="da-DK"/>
          </w:rPr>
          <w:t>Et opmærksomhedspunkt vil være at</w:t>
        </w:r>
        <w:r w:rsidRPr="00F26CD9">
          <w:rPr>
            <w:rFonts w:ascii="Calibri" w:hAnsi="Calibri" w:eastAsia="Times New Roman" w:cs="Calibri"/>
            <w:color w:val="000000"/>
            <w:lang w:val="da-DK"/>
          </w:rPr>
          <w:t xml:space="preserve"> alvorlighedsgrad angives pr. bivi</w:t>
        </w:r>
        <w:r>
          <w:rPr>
            <w:rFonts w:ascii="Calibri" w:hAnsi="Calibri" w:eastAsia="Times New Roman" w:cs="Calibri"/>
            <w:color w:val="000000"/>
            <w:lang w:val="da-DK"/>
          </w:rPr>
          <w:t>r</w:t>
        </w:r>
        <w:r w:rsidRPr="00F26CD9">
          <w:rPr>
            <w:rFonts w:ascii="Calibri" w:hAnsi="Calibri" w:eastAsia="Times New Roman" w:cs="Calibri"/>
            <w:color w:val="000000"/>
            <w:lang w:val="da-DK"/>
          </w:rPr>
          <w:t>kning</w:t>
        </w:r>
        <w:r>
          <w:rPr>
            <w:rFonts w:ascii="Calibri" w:hAnsi="Calibri" w:eastAsia="Times New Roman" w:cs="Calibri"/>
            <w:color w:val="000000"/>
            <w:lang w:val="da-DK"/>
          </w:rPr>
          <w:t xml:space="preserve"> og er et obligatoris</w:t>
        </w:r>
        <w:r w:rsidR="00B03E27">
          <w:rPr>
            <w:rFonts w:ascii="Calibri" w:hAnsi="Calibri" w:eastAsia="Times New Roman" w:cs="Calibri"/>
            <w:color w:val="000000"/>
            <w:lang w:val="da-DK"/>
          </w:rPr>
          <w:t>k</w:t>
        </w:r>
        <w:r>
          <w:rPr>
            <w:rFonts w:ascii="Calibri" w:hAnsi="Calibri" w:eastAsia="Times New Roman" w:cs="Calibri"/>
            <w:color w:val="000000"/>
            <w:lang w:val="da-DK"/>
          </w:rPr>
          <w:t xml:space="preserve"> </w:t>
        </w:r>
        <w:commentRangeStart w:id="257"/>
        <w:r>
          <w:rPr>
            <w:rFonts w:ascii="Calibri" w:hAnsi="Calibri" w:eastAsia="Times New Roman" w:cs="Calibri"/>
            <w:color w:val="000000"/>
            <w:lang w:val="da-DK"/>
          </w:rPr>
          <w:t>felt</w:t>
        </w:r>
        <w:commentRangeEnd w:id="257"/>
        <w:r>
          <w:rPr>
            <w:rStyle w:val="Kommentarhenvisning"/>
          </w:rPr>
          <w:commentReference w:id="257"/>
        </w:r>
      </w:ins>
    </w:p>
    <w:p w:rsidR="00592243" w:rsidRDefault="00680958" w14:paraId="000000E4" w14:textId="7002B30A">
      <w:pPr>
        <w:numPr>
          <w:ilvl w:val="0"/>
          <w:numId w:val="1"/>
        </w:numPr>
        <w:rPr>
          <w:rFonts w:eastAsia="Times New Roman" w:cs="Times New Roman"/>
        </w:rPr>
      </w:pPr>
      <w:r>
        <w:rPr>
          <w:rFonts w:eastAsia="Times New Roman" w:cs="Times New Roman"/>
        </w:rPr>
        <w:t xml:space="preserve">Dato </w:t>
      </w:r>
      <w:r w:rsidR="00BA31AA">
        <w:rPr>
          <w:rFonts w:eastAsia="Times New Roman" w:cs="Times New Roman"/>
        </w:rPr>
        <w:t>for bivirknings start</w:t>
      </w:r>
    </w:p>
    <w:p w:rsidR="00592243" w:rsidRDefault="00BA31AA" w14:paraId="000000E5" w14:textId="4420F35B">
      <w:pPr>
        <w:numPr>
          <w:ilvl w:val="0"/>
          <w:numId w:val="1"/>
        </w:numPr>
        <w:rPr>
          <w:ins w:author="Morten Jensen" w:date="2022-01-26T13:49:00Z" w:id="258"/>
          <w:rFonts w:eastAsia="Times New Roman" w:cs="Times New Roman"/>
        </w:rPr>
      </w:pPr>
      <w:r>
        <w:rPr>
          <w:rFonts w:eastAsia="Times New Roman" w:cs="Times New Roman"/>
        </w:rPr>
        <w:t>Evt. slut</w:t>
      </w:r>
      <w:r w:rsidR="00680958">
        <w:rPr>
          <w:rFonts w:eastAsia="Times New Roman" w:cs="Times New Roman"/>
        </w:rPr>
        <w:t>dato</w:t>
      </w:r>
      <w:r>
        <w:rPr>
          <w:rFonts w:eastAsia="Times New Roman" w:cs="Times New Roman"/>
        </w:rPr>
        <w:t xml:space="preserve"> for bivirkningen, hvis bivirkning er stoppet</w:t>
      </w:r>
    </w:p>
    <w:p w:rsidR="00655A0A" w:rsidRDefault="00655A0A" w14:paraId="3F24CFBD" w14:textId="639D8FFB">
      <w:pPr>
        <w:numPr>
          <w:ilvl w:val="0"/>
          <w:numId w:val="1"/>
        </w:numPr>
        <w:rPr>
          <w:ins w:author="Rikke Gr�ngaard" w:date="2022-03-04T10:36:00Z" w:id="259"/>
          <w:rFonts w:eastAsia="Times New Roman" w:cs="Times New Roman"/>
        </w:rPr>
      </w:pPr>
      <w:ins w:author="Morten Jensen" w:date="2022-01-26T13:49:00Z" w:id="260">
        <w:r>
          <w:rPr>
            <w:rFonts w:eastAsia="Times New Roman" w:cs="Times New Roman"/>
          </w:rPr>
          <w:lastRenderedPageBreak/>
          <w:t>Status for bivirkningen på indberetningstidspunkt: Er den stoppet, aftagende, havde den dødelig udgang mv</w:t>
        </w:r>
      </w:ins>
    </w:p>
    <w:p w:rsidR="00592243" w:rsidRDefault="00592243" w14:paraId="000000E6" w14:textId="77777777">
      <w:pPr>
        <w:rPr>
          <w:rFonts w:eastAsia="Times New Roman" w:cs="Times New Roman"/>
        </w:rPr>
      </w:pPr>
    </w:p>
    <w:p w:rsidR="00592243" w:rsidRDefault="00592243" w14:paraId="000000EA" w14:textId="77777777">
      <w:pPr>
        <w:rPr>
          <w:rFonts w:eastAsia="Times New Roman" w:cs="Times New Roman"/>
        </w:rPr>
      </w:pPr>
    </w:p>
    <w:p w:rsidR="00592243" w:rsidRDefault="00896D4A" w14:paraId="000000EB" w14:textId="6709D933">
      <w:pPr>
        <w:keepNext/>
        <w:rPr>
          <w:rFonts w:eastAsia="Times New Roman" w:cs="Times New Roman"/>
        </w:rPr>
      </w:pPr>
      <w:commentRangeStart w:id="261"/>
      <w:r>
        <w:rPr>
          <w:noProof/>
        </w:rPr>
        <w:drawing>
          <wp:inline distT="0" distB="0" distL="0" distR="0" wp14:anchorId="1D4A228F" wp14:editId="19A75A8F">
            <wp:extent cx="5733415" cy="3199943"/>
            <wp:effectExtent l="0" t="0" r="635" b="635"/>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3415" cy="3199943"/>
                    </a:xfrm>
                    <a:prstGeom prst="rect">
                      <a:avLst/>
                    </a:prstGeom>
                    <a:noFill/>
                    <a:ln>
                      <a:noFill/>
                    </a:ln>
                  </pic:spPr>
                </pic:pic>
              </a:graphicData>
            </a:graphic>
          </wp:inline>
        </w:drawing>
      </w:r>
      <w:commentRangeEnd w:id="261"/>
      <w:r w:rsidR="003F6DF4">
        <w:rPr>
          <w:rStyle w:val="Kommentarhenvisning"/>
        </w:rPr>
        <w:commentReference w:id="261"/>
      </w:r>
    </w:p>
    <w:p w:rsidR="00592243" w:rsidP="000806C3" w:rsidRDefault="00BA31AA" w14:paraId="000000EC" w14:textId="05817E54">
      <w:pPr>
        <w:pBdr>
          <w:top w:val="nil"/>
          <w:left w:val="nil"/>
          <w:bottom w:val="nil"/>
          <w:right w:val="nil"/>
          <w:between w:val="nil"/>
        </w:pBdr>
        <w:spacing w:after="200" w:line="240" w:lineRule="auto"/>
        <w:rPr>
          <w:rFonts w:eastAsia="Times New Roman" w:cs="Times New Roman"/>
          <w:i/>
          <w:color w:val="1F497D"/>
          <w:sz w:val="18"/>
          <w:szCs w:val="18"/>
        </w:rPr>
      </w:pPr>
      <w:r w:rsidRPr="00EA3C97">
        <w:rPr>
          <w:rFonts w:eastAsia="Times New Roman" w:cs="Times New Roman"/>
          <w:i/>
          <w:color w:val="1F497D"/>
          <w:sz w:val="18"/>
          <w:szCs w:val="18"/>
        </w:rPr>
        <w:t xml:space="preserve">Skærmbillede </w:t>
      </w:r>
      <w:r w:rsidR="00EA3C97">
        <w:rPr>
          <w:rFonts w:eastAsia="Times New Roman" w:cs="Times New Roman"/>
          <w:i/>
          <w:color w:val="1F497D"/>
          <w:sz w:val="18"/>
          <w:szCs w:val="18"/>
        </w:rPr>
        <w:t>1</w:t>
      </w:r>
      <w:r w:rsidRPr="00EA3C97">
        <w:rPr>
          <w:rFonts w:eastAsia="Times New Roman" w:cs="Times New Roman"/>
          <w:i/>
          <w:color w:val="1F497D"/>
          <w:sz w:val="18"/>
          <w:szCs w:val="18"/>
        </w:rPr>
        <w:t xml:space="preserve"> - Angivelse af detaljer om bivirkning</w:t>
      </w:r>
    </w:p>
    <w:p w:rsidR="00592243" w:rsidRDefault="00592243" w14:paraId="000000ED" w14:textId="77777777">
      <w:pPr>
        <w:rPr>
          <w:rFonts w:eastAsia="Times New Roman" w:cs="Times New Roman"/>
        </w:rPr>
      </w:pPr>
    </w:p>
    <w:p w:rsidR="008802E0" w:rsidRDefault="00BA31AA" w14:paraId="6DE18AEE" w14:textId="77777777">
      <w:pPr>
        <w:rPr>
          <w:ins w:author="Rikke Gr�ngaard" w:date="2022-03-04T10:15:00Z" w:id="262"/>
          <w:rFonts w:eastAsia="Times New Roman" w:cs="Times New Roman"/>
        </w:rPr>
      </w:pPr>
      <w:r>
        <w:rPr>
          <w:rFonts w:eastAsia="Times New Roman" w:cs="Times New Roman"/>
        </w:rPr>
        <w:t>Da de</w:t>
      </w:r>
      <w:ins w:author="Rikke Gr�ngaard" w:date="2022-03-04T10:12:00Z" w:id="263">
        <w:r w:rsidR="004A616B">
          <w:rPr>
            <w:rFonts w:eastAsia="Times New Roman" w:cs="Times New Roman"/>
          </w:rPr>
          <w:t xml:space="preserve">t skal være muligt at </w:t>
        </w:r>
      </w:ins>
      <w:del w:author="Rikke Gr�ngaard" w:date="2022-03-04T10:12:00Z" w:id="264">
        <w:r w:rsidDel="004A616B">
          <w:rPr>
            <w:rFonts w:eastAsia="Times New Roman" w:cs="Times New Roman"/>
          </w:rPr>
          <w:delText xml:space="preserve">r kan </w:delText>
        </w:r>
      </w:del>
      <w:r>
        <w:rPr>
          <w:rFonts w:eastAsia="Times New Roman" w:cs="Times New Roman"/>
        </w:rPr>
        <w:t>indberette</w:t>
      </w:r>
      <w:del w:author="Rikke Gr�ngaard" w:date="2022-03-04T10:12:00Z" w:id="265">
        <w:r w:rsidDel="004A616B">
          <w:rPr>
            <w:rFonts w:eastAsia="Times New Roman" w:cs="Times New Roman"/>
          </w:rPr>
          <w:delText>s</w:delText>
        </w:r>
      </w:del>
      <w:r>
        <w:rPr>
          <w:rFonts w:eastAsia="Times New Roman" w:cs="Times New Roman"/>
        </w:rPr>
        <w:t xml:space="preserve"> flere bivirkninger for samme </w:t>
      </w:r>
      <w:r w:rsidR="00A42AB1">
        <w:rPr>
          <w:rFonts w:eastAsia="Times New Roman" w:cs="Times New Roman"/>
        </w:rPr>
        <w:t xml:space="preserve">mistænkte </w:t>
      </w:r>
      <w:r>
        <w:rPr>
          <w:rFonts w:eastAsia="Times New Roman" w:cs="Times New Roman"/>
        </w:rPr>
        <w:t>medicin</w:t>
      </w:r>
      <w:ins w:author="Rikke Gr�ngaard" w:date="2022-03-04T10:13:00Z" w:id="266">
        <w:r w:rsidR="004A616B">
          <w:rPr>
            <w:rFonts w:eastAsia="Times New Roman" w:cs="Times New Roman"/>
          </w:rPr>
          <w:t xml:space="preserve">, anbefales det at </w:t>
        </w:r>
      </w:ins>
      <w:del w:author="Rikke Gr�ngaard" w:date="2022-03-04T10:13:00Z" w:id="267">
        <w:r w:rsidDel="004A616B">
          <w:rPr>
            <w:rFonts w:eastAsia="Times New Roman" w:cs="Times New Roman"/>
          </w:rPr>
          <w:delText xml:space="preserve"> foreslås </w:delText>
        </w:r>
      </w:del>
      <w:r>
        <w:rPr>
          <w:rFonts w:eastAsia="Times New Roman" w:cs="Times New Roman"/>
        </w:rPr>
        <w:t xml:space="preserve">brugergrænsefladen </w:t>
      </w:r>
      <w:ins w:author="Rikke Gr�ngaard" w:date="2022-03-04T10:13:00Z" w:id="268">
        <w:r w:rsidR="004A616B">
          <w:rPr>
            <w:rFonts w:eastAsia="Times New Roman" w:cs="Times New Roman"/>
          </w:rPr>
          <w:t>tilbyder listevisning</w:t>
        </w:r>
      </w:ins>
      <w:del w:author="Rikke Gr�ngaard" w:date="2022-03-04T10:13:00Z" w:id="269">
        <w:r w:rsidDel="004A616B">
          <w:rPr>
            <w:rFonts w:eastAsia="Times New Roman" w:cs="Times New Roman"/>
          </w:rPr>
          <w:delText>indrettet, så det er muligt at opbygge en liste</w:delText>
        </w:r>
      </w:del>
      <w:r>
        <w:rPr>
          <w:rFonts w:eastAsia="Times New Roman" w:cs="Times New Roman"/>
        </w:rPr>
        <w:t xml:space="preserve"> med de relevante bivirkninger</w:t>
      </w:r>
      <w:del w:author="Rikke Gr�ngaard" w:date="2022-03-04T10:13:00Z" w:id="270">
        <w:r w:rsidDel="004A616B" w:rsidR="00680958">
          <w:rPr>
            <w:rFonts w:eastAsia="Times New Roman" w:cs="Times New Roman"/>
          </w:rPr>
          <w:delText>,</w:delText>
        </w:r>
        <w:r w:rsidDel="004A616B">
          <w:rPr>
            <w:rFonts w:eastAsia="Times New Roman" w:cs="Times New Roman"/>
          </w:rPr>
          <w:delText xml:space="preserve"> inden der fortsættes</w:delText>
        </w:r>
      </w:del>
      <w:r>
        <w:rPr>
          <w:rFonts w:eastAsia="Times New Roman" w:cs="Times New Roman"/>
        </w:rPr>
        <w:t xml:space="preserve"> (</w:t>
      </w:r>
      <w:ins w:author="Rikke Gr�ngaard" w:date="2022-03-04T10:14:00Z" w:id="271">
        <w:r w:rsidR="004A616B">
          <w:rPr>
            <w:rFonts w:eastAsia="Times New Roman" w:cs="Times New Roman"/>
          </w:rPr>
          <w:t xml:space="preserve">se </w:t>
        </w:r>
      </w:ins>
      <w:r>
        <w:rPr>
          <w:rFonts w:eastAsia="Times New Roman" w:cs="Times New Roman"/>
        </w:rPr>
        <w:t xml:space="preserve">skærmbillede </w:t>
      </w:r>
      <w:r w:rsidR="00EA3C97">
        <w:rPr>
          <w:rFonts w:eastAsia="Times New Roman" w:cs="Times New Roman"/>
        </w:rPr>
        <w:t>2</w:t>
      </w:r>
      <w:r>
        <w:rPr>
          <w:rFonts w:eastAsia="Times New Roman" w:cs="Times New Roman"/>
        </w:rPr>
        <w:t>). Det er vigtigt, at beskrivelsen af bivirkningen er kortfattet og præcis, da Lægemiddelstyrelsen skal omsætte den til kodeform (</w:t>
      </w:r>
      <w:commentRangeStart w:id="272"/>
      <w:commentRangeStart w:id="273"/>
      <w:proofErr w:type="spellStart"/>
      <w:r>
        <w:rPr>
          <w:rFonts w:eastAsia="Times New Roman" w:cs="Times New Roman"/>
        </w:rPr>
        <w:t>MedDRA</w:t>
      </w:r>
      <w:proofErr w:type="spellEnd"/>
      <w:r>
        <w:rPr>
          <w:rFonts w:eastAsia="Times New Roman" w:cs="Times New Roman"/>
        </w:rPr>
        <w:t>-koder</w:t>
      </w:r>
      <w:r>
        <w:rPr>
          <w:rFonts w:eastAsia="Times New Roman" w:cs="Times New Roman"/>
          <w:vertAlign w:val="superscript"/>
        </w:rPr>
        <w:footnoteReference w:id="4"/>
      </w:r>
      <w:commentRangeEnd w:id="272"/>
      <w:r w:rsidR="00712C5E">
        <w:rPr>
          <w:rStyle w:val="Kommentarhenvisning"/>
        </w:rPr>
        <w:commentReference w:id="272"/>
      </w:r>
      <w:commentRangeEnd w:id="273"/>
      <w:r w:rsidR="009E0AE1">
        <w:rPr>
          <w:rStyle w:val="Kommentarhenvisning"/>
        </w:rPr>
        <w:commentReference w:id="273"/>
      </w:r>
      <w:r>
        <w:rPr>
          <w:rFonts w:eastAsia="Times New Roman" w:cs="Times New Roman"/>
        </w:rPr>
        <w:t xml:space="preserve">), inden data bliver registreret i Lægemiddelstyrelsens bivirkningsdatabase. </w:t>
      </w:r>
    </w:p>
    <w:p w:rsidR="00BA2FEE" w:rsidRDefault="00BA31AA" w14:paraId="13BDA5BA" w14:textId="29E35199">
      <w:pPr>
        <w:rPr>
          <w:ins w:author="Rikke Gr�ngaard" w:date="2022-03-04T10:20:00Z" w:id="274"/>
          <w:rFonts w:eastAsia="Times New Roman" w:cs="Times New Roman"/>
        </w:rPr>
      </w:pPr>
      <w:r>
        <w:rPr>
          <w:rFonts w:eastAsia="Times New Roman" w:cs="Times New Roman"/>
        </w:rPr>
        <w:t xml:space="preserve">Det </w:t>
      </w:r>
      <w:ins w:author="Rikke Gr�ngaard" w:date="2022-03-04T10:16:00Z" w:id="275">
        <w:r w:rsidR="008802E0">
          <w:rPr>
            <w:rFonts w:eastAsia="Times New Roman" w:cs="Times New Roman"/>
          </w:rPr>
          <w:t xml:space="preserve">anbefales </w:t>
        </w:r>
      </w:ins>
      <w:del w:author="Rikke Gr�ngaard" w:date="2022-03-04T10:16:00Z" w:id="276">
        <w:r w:rsidDel="008802E0">
          <w:rPr>
            <w:rFonts w:eastAsia="Times New Roman" w:cs="Times New Roman"/>
          </w:rPr>
          <w:delText xml:space="preserve">er </w:delText>
        </w:r>
      </w:del>
      <w:r w:rsidR="00680958">
        <w:rPr>
          <w:rFonts w:eastAsia="Times New Roman" w:cs="Times New Roman"/>
        </w:rPr>
        <w:t>derfor</w:t>
      </w:r>
      <w:del w:author="Rikke Gr�ngaard" w:date="2022-03-04T10:16:00Z" w:id="277">
        <w:r w:rsidDel="008802E0" w:rsidR="00680958">
          <w:rPr>
            <w:rFonts w:eastAsia="Times New Roman" w:cs="Times New Roman"/>
          </w:rPr>
          <w:delText xml:space="preserve"> </w:delText>
        </w:r>
        <w:r w:rsidDel="008802E0">
          <w:rPr>
            <w:rFonts w:eastAsia="Times New Roman" w:cs="Times New Roman"/>
          </w:rPr>
          <w:delText>hensigtsmæssigt</w:delText>
        </w:r>
      </w:del>
      <w:r>
        <w:rPr>
          <w:rFonts w:eastAsia="Times New Roman" w:cs="Times New Roman"/>
        </w:rPr>
        <w:t xml:space="preserve"> at </w:t>
      </w:r>
      <w:del w:author="Rikke Gr�ngaard" w:date="2022-03-04T10:16:00Z" w:id="278">
        <w:r w:rsidDel="008802E0">
          <w:rPr>
            <w:rFonts w:eastAsia="Times New Roman" w:cs="Times New Roman"/>
          </w:rPr>
          <w:delText>l</w:delText>
        </w:r>
      </w:del>
      <w:ins w:author="Rikke Gr�ngaard" w:date="2022-03-04T10:20:00Z" w:id="279">
        <w:r w:rsidR="004D4D34">
          <w:rPr>
            <w:rFonts w:eastAsia="Times New Roman" w:cs="Times New Roman"/>
          </w:rPr>
          <w:t xml:space="preserve">der tydeligt vises for indberetter at der skal indberettes én bivirkning </w:t>
        </w:r>
        <w:r w:rsidR="00BA2FEE">
          <w:rPr>
            <w:rFonts w:eastAsia="Times New Roman" w:cs="Times New Roman"/>
          </w:rPr>
          <w:t>af gangen.</w:t>
        </w:r>
      </w:ins>
      <w:ins w:author="Rikke Gr�ngaard" w:date="2022-03-04T10:21:00Z" w:id="280">
        <w:r w:rsidR="00BA2FEE">
          <w:rPr>
            <w:rFonts w:eastAsia="Times New Roman" w:cs="Times New Roman"/>
          </w:rPr>
          <w:t xml:space="preserve"> Dette anbefales da det opleves at </w:t>
        </w:r>
      </w:ins>
      <w:proofErr w:type="gramStart"/>
      <w:ins w:author="Rikke Gr�ngaard" w:date="2022-03-08T15:41:00Z" w:id="281">
        <w:r w:rsidR="008D6780">
          <w:rPr>
            <w:rFonts w:eastAsia="Times New Roman" w:cs="Times New Roman"/>
          </w:rPr>
          <w:t xml:space="preserve">indberetter </w:t>
        </w:r>
        <w:r w:rsidR="008D6780">
          <w:t>først</w:t>
        </w:r>
      </w:ins>
      <w:ins w:author="Rikke Gr�ngaard" w:date="2022-03-04T10:20:00Z" w:id="282">
        <w:r w:rsidR="00BA2FEE">
          <w:t xml:space="preserve"> </w:t>
        </w:r>
      </w:ins>
      <w:ins w:author="Rikke Gr�ngaard" w:date="2022-03-08T15:41:00Z" w:id="283">
        <w:r w:rsidR="008D6780">
          <w:t>bliver</w:t>
        </w:r>
        <w:proofErr w:type="gramEnd"/>
        <w:r w:rsidR="008D6780">
          <w:t xml:space="preserve"> </w:t>
        </w:r>
      </w:ins>
      <w:ins w:author="Rikke Gr�ngaard" w:date="2022-03-04T10:20:00Z" w:id="284">
        <w:r w:rsidR="00BA2FEE">
          <w:t xml:space="preserve">opmærksom på muligheden for at tilføje flere bivirkninger, når de allerede har tilføjet dem samlet i ét felt. </w:t>
        </w:r>
      </w:ins>
      <w:ins w:author="Rikke Gr�ngaard" w:date="2022-03-04T10:22:00Z" w:id="285">
        <w:r w:rsidR="00BA2FEE">
          <w:t>Det kan e</w:t>
        </w:r>
      </w:ins>
      <w:ins w:author="Rikke Gr�ngaard" w:date="2022-03-04T10:20:00Z" w:id="286">
        <w:r w:rsidR="00BA2FEE">
          <w:t xml:space="preserve">ksempelvis </w:t>
        </w:r>
      </w:ins>
      <w:ins w:author="Rikke Gr�ngaard" w:date="2022-03-04T10:22:00Z" w:id="287">
        <w:r w:rsidR="00BA2FEE">
          <w:t>tydeliggøres med hjælpetekst, navngivning af felt (</w:t>
        </w:r>
      </w:ins>
      <w:ins w:author="Rikke Gr�ngaard" w:date="2022-03-04T10:20:00Z" w:id="288">
        <w:r w:rsidR="00BA2FEE">
          <w:t>Bivirkning – én bivirkning pr. felt eller lignende</w:t>
        </w:r>
      </w:ins>
      <w:ins w:author="Rikke Gr�ngaard" w:date="2022-03-04T10:22:00Z" w:id="289">
        <w:r w:rsidR="00BA2FEE">
          <w:t>)</w:t>
        </w:r>
      </w:ins>
      <w:ins w:author="Rikke Gr�ngaard" w:date="2022-03-04T10:20:00Z" w:id="290">
        <w:r w:rsidR="00BA2FEE">
          <w:t>.</w:t>
        </w:r>
      </w:ins>
    </w:p>
    <w:p w:rsidR="00592243" w:rsidRDefault="00BA31AA" w14:paraId="000000EE" w14:textId="0A7AA1FB">
      <w:pPr>
        <w:rPr>
          <w:rFonts w:eastAsia="Times New Roman" w:cs="Times New Roman"/>
        </w:rPr>
      </w:pPr>
      <w:del w:author="Rikke Gr�ngaard" w:date="2022-03-04T10:16:00Z" w:id="291">
        <w:r w:rsidDel="008802E0">
          <w:rPr>
            <w:rFonts w:eastAsia="Times New Roman" w:cs="Times New Roman"/>
          </w:rPr>
          <w:delText xml:space="preserve">ade </w:delText>
        </w:r>
      </w:del>
      <w:del w:author="Rikke Gr�ngaard" w:date="2022-03-04T10:20:00Z" w:id="292">
        <w:r w:rsidDel="004D4D34">
          <w:rPr>
            <w:rFonts w:eastAsia="Times New Roman" w:cs="Times New Roman"/>
          </w:rPr>
          <w:delText xml:space="preserve">tekstfeltet </w:delText>
        </w:r>
      </w:del>
      <w:del w:author="Rikke Gr�ngaard" w:date="2022-03-04T10:16:00Z" w:id="293">
        <w:r w:rsidDel="008802E0">
          <w:rPr>
            <w:rFonts w:eastAsia="Times New Roman" w:cs="Times New Roman"/>
          </w:rPr>
          <w:delText>være</w:delText>
        </w:r>
      </w:del>
      <w:del w:author="Rikke Gr�ngaard" w:date="2022-03-04T10:22:00Z" w:id="294">
        <w:r w:rsidDel="00BA2FEE">
          <w:rPr>
            <w:rFonts w:eastAsia="Times New Roman" w:cs="Times New Roman"/>
          </w:rPr>
          <w:delText xml:space="preserve"> et enkelt-linje felt, da dette signalerer til indberetteren, at teksten skal være kort</w:delText>
        </w:r>
      </w:del>
      <w:ins w:author="Rikke Gr�ngaard" w:date="2022-03-04T10:16:00Z" w:id="295">
        <w:r w:rsidR="008802E0">
          <w:rPr>
            <w:rFonts w:eastAsia="Times New Roman" w:cs="Times New Roman"/>
          </w:rPr>
          <w:t xml:space="preserve">Det anbefales ligeledes </w:t>
        </w:r>
      </w:ins>
      <w:del w:author="Rikke Gr�ngaard" w:date="2022-03-04T10:16:00Z" w:id="296">
        <w:r w:rsidDel="008802E0">
          <w:rPr>
            <w:rFonts w:eastAsia="Times New Roman" w:cs="Times New Roman"/>
          </w:rPr>
          <w:delText xml:space="preserve">, </w:delText>
        </w:r>
      </w:del>
      <w:del w:author="Rikke Gr�ngaard" w:date="2022-03-04T10:17:00Z" w:id="297">
        <w:r w:rsidDel="008802E0">
          <w:rPr>
            <w:rFonts w:eastAsia="Times New Roman" w:cs="Times New Roman"/>
          </w:rPr>
          <w:delText xml:space="preserve">samt </w:delText>
        </w:r>
      </w:del>
      <w:r>
        <w:rPr>
          <w:rFonts w:eastAsia="Times New Roman" w:cs="Times New Roman"/>
        </w:rPr>
        <w:t xml:space="preserve">at </w:t>
      </w:r>
      <w:del w:author="Rikke Gr�ngaard" w:date="2022-03-04T10:17:00Z" w:id="298">
        <w:r w:rsidDel="008802E0">
          <w:rPr>
            <w:rFonts w:eastAsia="Times New Roman" w:cs="Times New Roman"/>
          </w:rPr>
          <w:delText xml:space="preserve">forsyne </w:delText>
        </w:r>
      </w:del>
      <w:r>
        <w:rPr>
          <w:rFonts w:eastAsia="Times New Roman" w:cs="Times New Roman"/>
        </w:rPr>
        <w:t xml:space="preserve">feltet </w:t>
      </w:r>
      <w:del w:author="Rikke Gr�ngaard" w:date="2022-03-04T10:17:00Z" w:id="299">
        <w:r w:rsidDel="008802E0">
          <w:rPr>
            <w:rFonts w:eastAsia="Times New Roman" w:cs="Times New Roman"/>
          </w:rPr>
          <w:delText xml:space="preserve">til </w:delText>
        </w:r>
      </w:del>
      <w:ins w:author="Rikke Gr�ngaard" w:date="2022-03-04T10:17:00Z" w:id="300">
        <w:r w:rsidR="008802E0">
          <w:rPr>
            <w:rFonts w:eastAsia="Times New Roman" w:cs="Times New Roman"/>
          </w:rPr>
          <w:t xml:space="preserve">ved </w:t>
        </w:r>
      </w:ins>
      <w:r>
        <w:rPr>
          <w:rFonts w:eastAsia="Times New Roman" w:cs="Times New Roman"/>
        </w:rPr>
        <w:t xml:space="preserve">indtastning </w:t>
      </w:r>
      <w:del w:author="Rikke Gr�ngaard" w:date="2022-03-04T10:17:00Z" w:id="301">
        <w:r w:rsidDel="008802E0">
          <w:rPr>
            <w:rFonts w:eastAsia="Times New Roman" w:cs="Times New Roman"/>
          </w:rPr>
          <w:delText xml:space="preserve">med </w:delText>
        </w:r>
      </w:del>
      <w:ins w:author="Rikke Gr�ngaard" w:date="2022-03-04T10:17:00Z" w:id="302">
        <w:r w:rsidR="008802E0">
          <w:rPr>
            <w:rFonts w:eastAsia="Times New Roman" w:cs="Times New Roman"/>
          </w:rPr>
          <w:t xml:space="preserve">anvender </w:t>
        </w:r>
      </w:ins>
      <w:r>
        <w:rPr>
          <w:rFonts w:eastAsia="Times New Roman" w:cs="Times New Roman"/>
        </w:rPr>
        <w:t xml:space="preserve">“type </w:t>
      </w:r>
      <w:proofErr w:type="spellStart"/>
      <w:r>
        <w:rPr>
          <w:rFonts w:eastAsia="Times New Roman" w:cs="Times New Roman"/>
        </w:rPr>
        <w:t>ahead</w:t>
      </w:r>
      <w:proofErr w:type="spellEnd"/>
      <w:r>
        <w:rPr>
          <w:rFonts w:eastAsia="Times New Roman" w:cs="Times New Roman"/>
        </w:rPr>
        <w:t>”</w:t>
      </w:r>
      <w:ins w:author="Rikke Gr�ngaard" w:date="2022-03-04T10:17:00Z" w:id="303">
        <w:r w:rsidR="008802E0">
          <w:rPr>
            <w:rFonts w:eastAsia="Times New Roman" w:cs="Times New Roman"/>
          </w:rPr>
          <w:t>,</w:t>
        </w:r>
      </w:ins>
      <w:del w:author="Rikke Gr�ngaard" w:date="2022-03-04T10:17:00Z" w:id="304">
        <w:r w:rsidDel="008802E0">
          <w:rPr>
            <w:rFonts w:eastAsia="Times New Roman" w:cs="Times New Roman"/>
          </w:rPr>
          <w:delText xml:space="preserve"> forslag, som gives på baggrund af det indtastede</w:delText>
        </w:r>
        <w:commentRangeStart w:id="305"/>
        <w:commentRangeStart w:id="306"/>
        <w:commentRangeStart w:id="307"/>
        <w:r w:rsidDel="008802E0">
          <w:rPr>
            <w:rFonts w:eastAsia="Times New Roman" w:cs="Times New Roman"/>
          </w:rPr>
          <w:delText>,</w:delText>
        </w:r>
      </w:del>
      <w:r>
        <w:rPr>
          <w:rFonts w:eastAsia="Times New Roman" w:cs="Times New Roman"/>
        </w:rPr>
        <w:t xml:space="preserve"> så indberetter støttes i </w:t>
      </w:r>
      <w:ins w:author="Rikke Gr�ngaard" w:date="2022-03-04T10:17:00Z" w:id="308">
        <w:r w:rsidR="008802E0">
          <w:rPr>
            <w:rFonts w:eastAsia="Times New Roman" w:cs="Times New Roman"/>
          </w:rPr>
          <w:t>sit valg</w:t>
        </w:r>
      </w:ins>
      <w:del w:author="Rikke Gr�ngaard" w:date="2022-03-04T10:17:00Z" w:id="309">
        <w:r w:rsidDel="008802E0">
          <w:rPr>
            <w:rFonts w:eastAsia="Times New Roman" w:cs="Times New Roman"/>
          </w:rPr>
          <w:delText>at vælge gængse formuleringer</w:delText>
        </w:r>
      </w:del>
      <w:commentRangeEnd w:id="305"/>
      <w:r w:rsidR="00712C5E">
        <w:rPr>
          <w:rStyle w:val="Kommentarhenvisning"/>
        </w:rPr>
        <w:commentReference w:id="305"/>
      </w:r>
      <w:commentRangeEnd w:id="306"/>
      <w:r w:rsidR="00535254">
        <w:rPr>
          <w:rStyle w:val="Kommentarhenvisning"/>
        </w:rPr>
        <w:commentReference w:id="306"/>
      </w:r>
      <w:commentRangeEnd w:id="307"/>
      <w:r w:rsidR="009E0AE1">
        <w:rPr>
          <w:rStyle w:val="Kommentarhenvisning"/>
        </w:rPr>
        <w:commentReference w:id="307"/>
      </w:r>
      <w:r>
        <w:rPr>
          <w:rFonts w:eastAsia="Times New Roman" w:cs="Times New Roman"/>
        </w:rPr>
        <w:t>. Dette kan e</w:t>
      </w:r>
      <w:ins w:author="Rikke Gr�ngaard" w:date="2022-03-04T10:17:00Z" w:id="310">
        <w:r w:rsidR="008802E0">
          <w:rPr>
            <w:rFonts w:eastAsia="Times New Roman" w:cs="Times New Roman"/>
          </w:rPr>
          <w:t>ksempelvis</w:t>
        </w:r>
      </w:ins>
      <w:del w:author="Rikke Gr�ngaard" w:date="2022-03-04T10:18:00Z" w:id="311">
        <w:r w:rsidDel="008802E0">
          <w:rPr>
            <w:rFonts w:eastAsia="Times New Roman" w:cs="Times New Roman"/>
          </w:rPr>
          <w:delText>vt.</w:delText>
        </w:r>
      </w:del>
      <w:r>
        <w:rPr>
          <w:rFonts w:eastAsia="Times New Roman" w:cs="Times New Roman"/>
        </w:rPr>
        <w:t xml:space="preserve"> implementeres </w:t>
      </w:r>
      <w:ins w:author="Rikke Gr�ngaard" w:date="2022-03-04T10:18:00Z" w:id="312">
        <w:r w:rsidR="008802E0">
          <w:rPr>
            <w:rFonts w:eastAsia="Times New Roman" w:cs="Times New Roman"/>
          </w:rPr>
          <w:t xml:space="preserve">med </w:t>
        </w:r>
      </w:ins>
      <w:del w:author="Rikke Gr�ngaard" w:date="2022-03-04T10:18:00Z" w:id="313">
        <w:r w:rsidDel="008802E0">
          <w:rPr>
            <w:rFonts w:eastAsia="Times New Roman" w:cs="Times New Roman"/>
          </w:rPr>
          <w:delText xml:space="preserve">som et </w:delText>
        </w:r>
      </w:del>
      <w:r>
        <w:rPr>
          <w:rFonts w:eastAsia="Times New Roman" w:cs="Times New Roman"/>
        </w:rPr>
        <w:t>opslag i patientens diagnoser.</w:t>
      </w:r>
    </w:p>
    <w:p w:rsidR="00592243" w:rsidRDefault="00592243" w14:paraId="000000EF" w14:textId="77777777">
      <w:pPr>
        <w:rPr>
          <w:rFonts w:eastAsia="Times New Roman" w:cs="Times New Roman"/>
        </w:rPr>
      </w:pPr>
    </w:p>
    <w:p w:rsidR="00592243" w:rsidRDefault="00896D4A" w14:paraId="000000F0" w14:textId="2BF9D4D8">
      <w:pPr>
        <w:keepNext/>
        <w:rPr>
          <w:rFonts w:eastAsia="Times New Roman" w:cs="Times New Roman"/>
        </w:rPr>
      </w:pPr>
      <w:r>
        <w:rPr>
          <w:noProof/>
        </w:rPr>
        <w:lastRenderedPageBreak/>
        <w:drawing>
          <wp:inline distT="0" distB="0" distL="0" distR="0" wp14:anchorId="7F5ED6A0" wp14:editId="37C008D9">
            <wp:extent cx="5733415" cy="3171959"/>
            <wp:effectExtent l="0" t="0" r="635" b="9525"/>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3415" cy="3171959"/>
                    </a:xfrm>
                    <a:prstGeom prst="rect">
                      <a:avLst/>
                    </a:prstGeom>
                    <a:noFill/>
                    <a:ln>
                      <a:noFill/>
                    </a:ln>
                  </pic:spPr>
                </pic:pic>
              </a:graphicData>
            </a:graphic>
          </wp:inline>
        </w:drawing>
      </w:r>
    </w:p>
    <w:p w:rsidR="00592243" w:rsidRDefault="00BA31AA" w14:paraId="000000F1" w14:textId="154B4F12">
      <w:pPr>
        <w:pBdr>
          <w:top w:val="nil"/>
          <w:left w:val="nil"/>
          <w:bottom w:val="nil"/>
          <w:right w:val="nil"/>
          <w:between w:val="nil"/>
        </w:pBdr>
        <w:spacing w:after="200" w:line="240" w:lineRule="auto"/>
        <w:rPr>
          <w:rFonts w:eastAsia="Times New Roman" w:cs="Times New Roman"/>
          <w:i/>
          <w:color w:val="1F497D"/>
          <w:sz w:val="18"/>
          <w:szCs w:val="18"/>
        </w:rPr>
      </w:pPr>
      <w:r>
        <w:rPr>
          <w:rFonts w:eastAsia="Times New Roman" w:cs="Times New Roman"/>
          <w:i/>
          <w:color w:val="1F497D"/>
          <w:sz w:val="18"/>
          <w:szCs w:val="18"/>
        </w:rPr>
        <w:t xml:space="preserve">Skærmbillede </w:t>
      </w:r>
      <w:r w:rsidR="00EA3C97">
        <w:rPr>
          <w:rFonts w:eastAsia="Times New Roman" w:cs="Times New Roman"/>
          <w:i/>
          <w:color w:val="1F497D"/>
          <w:sz w:val="18"/>
          <w:szCs w:val="18"/>
        </w:rPr>
        <w:t xml:space="preserve">2 </w:t>
      </w:r>
      <w:r>
        <w:rPr>
          <w:rFonts w:eastAsia="Times New Roman" w:cs="Times New Roman"/>
          <w:i/>
          <w:color w:val="1F497D"/>
          <w:sz w:val="18"/>
          <w:szCs w:val="18"/>
        </w:rPr>
        <w:t xml:space="preserve">- Angivelse af </w:t>
      </w:r>
      <w:r w:rsidR="00896D4A">
        <w:rPr>
          <w:rFonts w:eastAsia="Times New Roman" w:cs="Times New Roman"/>
          <w:i/>
          <w:color w:val="1F497D"/>
          <w:sz w:val="18"/>
          <w:szCs w:val="18"/>
        </w:rPr>
        <w:t>flere bivirkninger</w:t>
      </w:r>
    </w:p>
    <w:p w:rsidR="00592243" w:rsidRDefault="00592243" w14:paraId="000000F2" w14:textId="77777777">
      <w:pPr>
        <w:rPr>
          <w:rFonts w:eastAsia="Times New Roman" w:cs="Times New Roman"/>
        </w:rPr>
      </w:pPr>
    </w:p>
    <w:p w:rsidR="006F347D" w:rsidRDefault="00F10264" w14:paraId="585E8D6A" w14:textId="77777777">
      <w:pPr>
        <w:rPr>
          <w:ins w:author="Rikke Gr�ngaard" w:date="2022-03-04T10:40:00Z" w:id="314"/>
          <w:rFonts w:eastAsia="Times New Roman" w:cs="Times New Roman"/>
        </w:rPr>
      </w:pPr>
      <w:r>
        <w:rPr>
          <w:rFonts w:eastAsia="Times New Roman" w:cs="Times New Roman"/>
        </w:rPr>
        <w:t xml:space="preserve">Valgmulighederne under </w:t>
      </w:r>
      <w:r w:rsidR="00BA31AA">
        <w:rPr>
          <w:rFonts w:eastAsia="Times New Roman" w:cs="Times New Roman"/>
        </w:rPr>
        <w:t>’Er bivirkningen stoppet?’ må ikke udfyldes automatisk</w:t>
      </w:r>
      <w:ins w:author="Rikke Gr�ngaard" w:date="2022-03-04T10:34:00Z" w:id="315">
        <w:r w:rsidR="00F26CD9">
          <w:rPr>
            <w:rFonts w:eastAsia="Times New Roman" w:cs="Times New Roman"/>
          </w:rPr>
          <w:t xml:space="preserve">. </w:t>
        </w:r>
      </w:ins>
      <w:del w:author="Rikke Gr�ngaard" w:date="2022-03-04T10:34:00Z" w:id="316">
        <w:r w:rsidDel="00F26CD9" w:rsidR="00BA31AA">
          <w:rPr>
            <w:rFonts w:eastAsia="Times New Roman" w:cs="Times New Roman"/>
          </w:rPr>
          <w:delText xml:space="preserve"> med f.eks. ’nej’ eller ’ved ikke’, da det er vigtigt, at indberetter tager stilling til spørgsmålet. </w:delText>
        </w:r>
      </w:del>
      <w:r w:rsidR="00BA31AA">
        <w:rPr>
          <w:rFonts w:eastAsia="Times New Roman" w:cs="Times New Roman"/>
        </w:rPr>
        <w:t xml:space="preserve">Ved klik på ’Tilføj bivirkning’ i eksemplet ovenfor skal </w:t>
      </w:r>
      <w:r>
        <w:rPr>
          <w:rFonts w:eastAsia="Times New Roman" w:cs="Times New Roman"/>
        </w:rPr>
        <w:t xml:space="preserve">valget </w:t>
      </w:r>
      <w:r w:rsidR="00BA31AA">
        <w:rPr>
          <w:rFonts w:eastAsia="Times New Roman" w:cs="Times New Roman"/>
        </w:rPr>
        <w:t xml:space="preserve">derfor nulstilles til blank igen. </w:t>
      </w:r>
    </w:p>
    <w:p w:rsidR="00592243" w:rsidDel="006F347D" w:rsidRDefault="00BA31AA" w14:paraId="000000F3" w14:textId="6CA89931">
      <w:pPr>
        <w:rPr>
          <w:del w:author="Rikke Gr�ngaard" w:date="2022-03-04T10:41:00Z" w:id="317"/>
          <w:rFonts w:eastAsia="Times New Roman" w:cs="Times New Roman"/>
        </w:rPr>
      </w:pPr>
      <w:commentRangeStart w:id="318"/>
      <w:commentRangeStart w:id="319"/>
      <w:commentRangeStart w:id="320"/>
      <w:r>
        <w:rPr>
          <w:rFonts w:eastAsia="Times New Roman" w:cs="Times New Roman"/>
        </w:rPr>
        <w:t>Hvis de</w:t>
      </w:r>
      <w:ins w:author="Rikke Gr�ngaard" w:date="2022-03-04T10:41:00Z" w:id="321">
        <w:r w:rsidR="006F347D">
          <w:rPr>
            <w:rFonts w:eastAsia="Times New Roman" w:cs="Times New Roman"/>
          </w:rPr>
          <w:t>t</w:t>
        </w:r>
      </w:ins>
      <w:del w:author="Rikke Gr�ngaard" w:date="2022-03-04T10:41:00Z" w:id="322">
        <w:r w:rsidDel="006F347D">
          <w:rPr>
            <w:rFonts w:eastAsia="Times New Roman" w:cs="Times New Roman"/>
          </w:rPr>
          <w:delText>r</w:delText>
        </w:r>
      </w:del>
      <w:r>
        <w:rPr>
          <w:rFonts w:eastAsia="Times New Roman" w:cs="Times New Roman"/>
        </w:rPr>
        <w:t xml:space="preserve"> her angives, at status for bivirkningen er ’Dødelig’, skal der også være valgt ’Død</w:t>
      </w:r>
      <w:r w:rsidR="00B1272F">
        <w:rPr>
          <w:rFonts w:eastAsia="Times New Roman" w:cs="Times New Roman"/>
        </w:rPr>
        <w:t xml:space="preserve"> som følge af bivirkningen</w:t>
      </w:r>
      <w:r>
        <w:rPr>
          <w:rFonts w:eastAsia="Times New Roman" w:cs="Times New Roman"/>
        </w:rPr>
        <w:t xml:space="preserve">’ </w:t>
      </w:r>
      <w:r w:rsidR="004D02D2">
        <w:rPr>
          <w:rFonts w:eastAsia="Times New Roman" w:cs="Times New Roman"/>
        </w:rPr>
        <w:t xml:space="preserve">under </w:t>
      </w:r>
      <w:ins w:author="Rikke Gr�ngaard" w:date="2022-03-04T10:41:00Z" w:id="323">
        <w:r w:rsidR="006F347D">
          <w:rPr>
            <w:rFonts w:eastAsia="Times New Roman" w:cs="Times New Roman"/>
          </w:rPr>
          <w:t>’</w:t>
        </w:r>
      </w:ins>
      <w:del w:author="Rikke Gr�ngaard" w:date="2022-03-04T10:41:00Z" w:id="324">
        <w:r w:rsidDel="006F347D">
          <w:rPr>
            <w:rFonts w:eastAsia="Times New Roman" w:cs="Times New Roman"/>
          </w:rPr>
          <w:delText>’</w:delText>
        </w:r>
      </w:del>
      <w:ins w:author="Rikke Gr�ngaard" w:date="2022-03-04T10:40:00Z" w:id="325">
        <w:r w:rsidR="006F347D">
          <w:rPr>
            <w:rFonts w:eastAsia="Times New Roman" w:cs="Times New Roman"/>
          </w:rPr>
          <w:t>Biv</w:t>
        </w:r>
      </w:ins>
      <w:ins w:author="Rikke Gr�ngaard" w:date="2022-03-04T10:41:00Z" w:id="326">
        <w:r w:rsidR="006F347D">
          <w:rPr>
            <w:rFonts w:eastAsia="Times New Roman" w:cs="Times New Roman"/>
          </w:rPr>
          <w:t>i</w:t>
        </w:r>
      </w:ins>
      <w:ins w:author="Rikke Gr�ngaard" w:date="2022-03-04T10:40:00Z" w:id="327">
        <w:r w:rsidR="006F347D">
          <w:rPr>
            <w:rFonts w:eastAsia="Times New Roman" w:cs="Times New Roman"/>
          </w:rPr>
          <w:t>rkning medførte</w:t>
        </w:r>
      </w:ins>
      <w:ins w:author="Rikke Gr�ngaard" w:date="2022-03-04T10:41:00Z" w:id="328">
        <w:r w:rsidR="006F347D">
          <w:rPr>
            <w:rFonts w:eastAsia="Times New Roman" w:cs="Times New Roman"/>
          </w:rPr>
          <w:t xml:space="preserve">’. </w:t>
        </w:r>
      </w:ins>
      <w:del w:author="Rikke Gr�ngaard" w:date="2022-03-04T10:41:00Z" w:id="329">
        <w:r w:rsidDel="006F347D">
          <w:rPr>
            <w:rFonts w:eastAsia="Times New Roman" w:cs="Times New Roman"/>
          </w:rPr>
          <w:delText>Forløb</w:delText>
        </w:r>
        <w:r w:rsidDel="006F347D" w:rsidR="00B1272F">
          <w:rPr>
            <w:rFonts w:eastAsia="Times New Roman" w:cs="Times New Roman"/>
          </w:rPr>
          <w:delText xml:space="preserve"> medførte</w:delText>
        </w:r>
        <w:r w:rsidDel="006F347D">
          <w:rPr>
            <w:rFonts w:eastAsia="Times New Roman" w:cs="Times New Roman"/>
          </w:rPr>
          <w:delText>’</w:delText>
        </w:r>
        <w:r w:rsidDel="006F347D" w:rsidR="00680958">
          <w:rPr>
            <w:rFonts w:eastAsia="Times New Roman" w:cs="Times New Roman"/>
          </w:rPr>
          <w:delText xml:space="preserve"> på fanen ’Yderligere oplysninger’</w:delText>
        </w:r>
        <w:r w:rsidDel="006F347D">
          <w:rPr>
            <w:rFonts w:eastAsia="Times New Roman" w:cs="Times New Roman"/>
          </w:rPr>
          <w:delText>.</w:delText>
        </w:r>
        <w:commentRangeEnd w:id="318"/>
        <w:r w:rsidDel="006F347D" w:rsidR="000D4B01">
          <w:rPr>
            <w:rStyle w:val="Kommentarhenvisning"/>
          </w:rPr>
          <w:commentReference w:id="318"/>
        </w:r>
        <w:commentRangeEnd w:id="319"/>
        <w:r w:rsidDel="006F347D" w:rsidR="00C54F46">
          <w:rPr>
            <w:rStyle w:val="Kommentarhenvisning"/>
          </w:rPr>
          <w:commentReference w:id="319"/>
        </w:r>
        <w:commentRangeEnd w:id="320"/>
        <w:r w:rsidDel="006F347D" w:rsidR="00B03E27">
          <w:rPr>
            <w:rStyle w:val="Kommentarhenvisning"/>
          </w:rPr>
          <w:commentReference w:id="320"/>
        </w:r>
      </w:del>
    </w:p>
    <w:p w:rsidR="006F347D" w:rsidRDefault="006F347D" w14:paraId="0E2D153C" w14:textId="77777777">
      <w:pPr>
        <w:rPr>
          <w:ins w:author="Rikke Gr�ngaard" w:date="2022-03-04T10:41:00Z" w:id="330"/>
          <w:rFonts w:eastAsia="Times New Roman" w:cs="Times New Roman"/>
        </w:rPr>
      </w:pPr>
    </w:p>
    <w:p w:rsidR="00592243" w:rsidRDefault="00592243" w14:paraId="000000F4" w14:textId="77777777">
      <w:pPr>
        <w:rPr>
          <w:rFonts w:eastAsia="Times New Roman" w:cs="Times New Roman"/>
        </w:rPr>
      </w:pPr>
    </w:p>
    <w:p w:rsidR="00592243" w:rsidRDefault="00BA31AA" w14:paraId="000000F5" w14:textId="30C0E41F">
      <w:pPr>
        <w:rPr>
          <w:rFonts w:eastAsia="Times New Roman" w:cs="Times New Roman"/>
        </w:rPr>
      </w:pPr>
      <w:r>
        <w:rPr>
          <w:rFonts w:eastAsia="Times New Roman" w:cs="Times New Roman"/>
        </w:rPr>
        <w:t>Der skal indtastes startdato for bivirkning</w:t>
      </w:r>
      <w:ins w:author="Rikke Gr�ngaard" w:date="2022-03-04T10:42:00Z" w:id="331">
        <w:r w:rsidR="00C11772">
          <w:rPr>
            <w:rFonts w:eastAsia="Times New Roman" w:cs="Times New Roman"/>
          </w:rPr>
          <w:t xml:space="preserve">. </w:t>
        </w:r>
      </w:ins>
      <w:del w:author="Rikke Gr�ngaard" w:date="2022-03-04T10:42:00Z" w:id="332">
        <w:r w:rsidDel="00C11772">
          <w:rPr>
            <w:rFonts w:eastAsia="Times New Roman" w:cs="Times New Roman"/>
          </w:rPr>
          <w:delText>, og s</w:delText>
        </w:r>
      </w:del>
      <w:ins w:author="Rikke Gr�ngaard" w:date="2022-03-04T10:42:00Z" w:id="333">
        <w:r w:rsidR="00C11772">
          <w:rPr>
            <w:rFonts w:eastAsia="Times New Roman" w:cs="Times New Roman"/>
          </w:rPr>
          <w:t>S</w:t>
        </w:r>
      </w:ins>
      <w:r>
        <w:rPr>
          <w:rFonts w:eastAsia="Times New Roman" w:cs="Times New Roman"/>
        </w:rPr>
        <w:t>åfremt bivirkningen er stoppet, skal der også indtastes slutdato</w:t>
      </w:r>
      <w:ins w:author="Rikke Gr�ngaard" w:date="2022-03-04T10:42:00Z" w:id="334">
        <w:r w:rsidR="00C11772">
          <w:rPr>
            <w:rFonts w:eastAsia="Times New Roman" w:cs="Times New Roman"/>
          </w:rPr>
          <w:t>.</w:t>
        </w:r>
      </w:ins>
      <w:ins w:author="Rikke Gr�ngaard" w:date="2022-03-04T10:52:00Z" w:id="335">
        <w:r w:rsidR="00DE46CC">
          <w:rPr>
            <w:rFonts w:eastAsia="Times New Roman" w:cs="Times New Roman"/>
          </w:rPr>
          <w:t xml:space="preserve"> Datoer skal indberettes så præcist som muligt</w:t>
        </w:r>
        <w:r w:rsidR="00714116">
          <w:rPr>
            <w:rFonts w:eastAsia="Times New Roman" w:cs="Times New Roman"/>
          </w:rPr>
          <w:t>, men det må være muligt at indberette</w:t>
        </w:r>
      </w:ins>
      <w:ins w:author="Rikke Gr�ngaard" w:date="2022-03-04T10:53:00Z" w:id="336">
        <w:r w:rsidR="00714116">
          <w:rPr>
            <w:rFonts w:eastAsia="Times New Roman" w:cs="Times New Roman"/>
          </w:rPr>
          <w:t xml:space="preserve"> </w:t>
        </w:r>
      </w:ins>
      <w:del w:author="Rikke Gr�ngaard" w:date="2022-03-04T10:42:00Z" w:id="337">
        <w:r w:rsidDel="00C11772">
          <w:rPr>
            <w:rFonts w:eastAsia="Times New Roman" w:cs="Times New Roman"/>
          </w:rPr>
          <w:delText>:</w:delText>
        </w:r>
      </w:del>
      <w:del w:author="Rikke Gr�ngaard" w:date="2022-03-04T10:53:00Z" w:id="338">
        <w:r w:rsidDel="00714116">
          <w:rPr>
            <w:rFonts w:eastAsia="Times New Roman" w:cs="Times New Roman"/>
          </w:rPr>
          <w:delText xml:space="preserve"> Datoer </w:delText>
        </w:r>
      </w:del>
      <w:ins w:author="Morten Jensen" w:date="2022-01-27T12:57:00Z" w:id="339">
        <w:del w:author="Rikke Gr�ngaard" w:date="2022-03-04T10:53:00Z" w:id="340">
          <w:r w:rsidDel="00714116" w:rsidR="00712C5E">
            <w:rPr>
              <w:rFonts w:eastAsia="Times New Roman" w:cs="Times New Roman"/>
            </w:rPr>
            <w:delText>må</w:delText>
          </w:r>
        </w:del>
        <w:del w:author="Rikke Gr�ngaard" w:date="2022-03-04T10:52:00Z" w:id="341">
          <w:r w:rsidDel="00714116" w:rsidR="00712C5E">
            <w:rPr>
              <w:rFonts w:eastAsia="Times New Roman" w:cs="Times New Roman"/>
            </w:rPr>
            <w:delText xml:space="preserve"> gerne være </w:delText>
          </w:r>
        </w:del>
        <w:r w:rsidR="00712C5E">
          <w:rPr>
            <w:rFonts w:eastAsia="Times New Roman" w:cs="Times New Roman"/>
          </w:rPr>
          <w:t>partielle</w:t>
        </w:r>
      </w:ins>
      <w:ins w:author="Rikke Gr�ngaard" w:date="2022-03-04T10:53:00Z" w:id="342">
        <w:r w:rsidR="00714116">
          <w:rPr>
            <w:rFonts w:eastAsia="Times New Roman" w:cs="Times New Roman"/>
          </w:rPr>
          <w:t xml:space="preserve"> datoer. </w:t>
        </w:r>
      </w:ins>
      <w:ins w:author="Morten Jensen" w:date="2022-01-27T12:57:00Z" w:id="343">
        <w:del w:author="Rikke Gr�ngaard" w:date="2022-03-04T10:53:00Z" w:id="344">
          <w:r w:rsidDel="00714116" w:rsidR="00712C5E">
            <w:rPr>
              <w:rFonts w:eastAsia="Times New Roman" w:cs="Times New Roman"/>
            </w:rPr>
            <w:delText>, og skal derfor</w:delText>
          </w:r>
        </w:del>
      </w:ins>
      <w:ins w:author="Rikke Gr�ngaard" w:date="2022-03-04T10:53:00Z" w:id="345">
        <w:r w:rsidR="00714116">
          <w:rPr>
            <w:rFonts w:eastAsia="Times New Roman" w:cs="Times New Roman"/>
          </w:rPr>
          <w:t>Datoer skal derfor</w:t>
        </w:r>
      </w:ins>
      <w:ins w:author="Morten Jensen" w:date="2022-01-27T12:57:00Z" w:id="346">
        <w:r w:rsidR="00712C5E">
          <w:rPr>
            <w:rFonts w:eastAsia="Times New Roman" w:cs="Times New Roman"/>
          </w:rPr>
          <w:t xml:space="preserve"> kunne </w:t>
        </w:r>
      </w:ins>
      <w:del w:author="Morten Jensen" w:date="2022-01-27T12:57:00Z" w:id="347">
        <w:r w:rsidDel="00712C5E">
          <w:rPr>
            <w:rFonts w:eastAsia="Times New Roman" w:cs="Times New Roman"/>
          </w:rPr>
          <w:delText xml:space="preserve">kan </w:delText>
        </w:r>
      </w:del>
      <w:r>
        <w:rPr>
          <w:rFonts w:eastAsia="Times New Roman" w:cs="Times New Roman"/>
        </w:rPr>
        <w:t>indberettes i følgende formater:</w:t>
      </w:r>
    </w:p>
    <w:p w:rsidR="00592243" w:rsidRDefault="00BA31AA" w14:paraId="000000F6" w14:textId="77777777">
      <w:pPr>
        <w:numPr>
          <w:ilvl w:val="0"/>
          <w:numId w:val="9"/>
        </w:numPr>
        <w:rPr>
          <w:rFonts w:eastAsia="Times New Roman" w:cs="Times New Roman"/>
        </w:rPr>
      </w:pPr>
      <w:r>
        <w:rPr>
          <w:rFonts w:eastAsia="Times New Roman" w:cs="Times New Roman"/>
        </w:rPr>
        <w:t>dag/måned/år</w:t>
      </w:r>
    </w:p>
    <w:p w:rsidR="00592243" w:rsidRDefault="00BA31AA" w14:paraId="000000F7" w14:textId="77777777">
      <w:pPr>
        <w:numPr>
          <w:ilvl w:val="0"/>
          <w:numId w:val="9"/>
        </w:numPr>
        <w:rPr>
          <w:rFonts w:eastAsia="Times New Roman" w:cs="Times New Roman"/>
        </w:rPr>
      </w:pPr>
      <w:r>
        <w:rPr>
          <w:rFonts w:eastAsia="Times New Roman" w:cs="Times New Roman"/>
        </w:rPr>
        <w:t>måned/år</w:t>
      </w:r>
    </w:p>
    <w:p w:rsidRPr="00C11772" w:rsidR="00C11772" w:rsidP="00C11772" w:rsidRDefault="00BA31AA" w14:paraId="5DA29C18" w14:textId="68A7450F">
      <w:pPr>
        <w:numPr>
          <w:ilvl w:val="0"/>
          <w:numId w:val="9"/>
        </w:numPr>
        <w:rPr>
          <w:rFonts w:eastAsia="Times New Roman" w:cs="Times New Roman"/>
        </w:rPr>
      </w:pPr>
      <w:r>
        <w:rPr>
          <w:rFonts w:eastAsia="Times New Roman" w:cs="Times New Roman"/>
        </w:rPr>
        <w:t>år</w:t>
      </w:r>
    </w:p>
    <w:p w:rsidR="00592243" w:rsidRDefault="00592243" w14:paraId="000000F9" w14:textId="77777777">
      <w:pPr>
        <w:rPr>
          <w:rFonts w:eastAsia="Times New Roman" w:cs="Times New Roman"/>
        </w:rPr>
      </w:pPr>
    </w:p>
    <w:p w:rsidR="00896D4A" w:rsidRDefault="00BA31AA" w14:paraId="7BB91A90" w14:textId="665E1CAD">
      <w:pPr>
        <w:rPr>
          <w:rFonts w:eastAsia="Times New Roman" w:cs="Times New Roman"/>
        </w:rPr>
      </w:pPr>
      <w:commentRangeStart w:id="348"/>
      <w:del w:author="Rikke Gr�ngaard" w:date="2022-03-04T10:52:00Z" w:id="349">
        <w:r w:rsidDel="00DE46CC">
          <w:rPr>
            <w:rFonts w:eastAsia="Times New Roman" w:cs="Times New Roman"/>
          </w:rPr>
          <w:delText>Datoer skal indberettes så præcist som muligt</w:delText>
        </w:r>
      </w:del>
      <w:del w:author="Rikke Gr�ngaard" w:date="2022-03-04T10:53:00Z" w:id="350">
        <w:r w:rsidDel="00714116">
          <w:rPr>
            <w:rFonts w:eastAsia="Times New Roman" w:cs="Times New Roman"/>
          </w:rPr>
          <w:delText xml:space="preserve">. </w:delText>
        </w:r>
      </w:del>
      <w:ins w:author="Morten Jensen" w:date="2022-01-27T12:57:00Z" w:id="351">
        <w:r w:rsidR="00712C5E">
          <w:rPr>
            <w:rFonts w:eastAsia="Times New Roman" w:cs="Times New Roman"/>
          </w:rPr>
          <w:t xml:space="preserve">Det er dog kritisk, at </w:t>
        </w:r>
      </w:ins>
      <w:del w:author="Morten Jensen" w:date="2022-01-27T12:57:00Z" w:id="352">
        <w:r w:rsidDel="00712C5E">
          <w:rPr>
            <w:rFonts w:eastAsia="Times New Roman" w:cs="Times New Roman"/>
          </w:rPr>
          <w:delText xml:space="preserve">Dvs. </w:delText>
        </w:r>
      </w:del>
      <w:r>
        <w:rPr>
          <w:rFonts w:eastAsia="Times New Roman" w:cs="Times New Roman"/>
        </w:rPr>
        <w:t xml:space="preserve">hvis patienten </w:t>
      </w:r>
      <w:ins w:author="Morten Jensen" w:date="2022-01-27T12:57:00Z" w:id="353">
        <w:r w:rsidR="00712C5E">
          <w:rPr>
            <w:rFonts w:eastAsia="Times New Roman" w:cs="Times New Roman"/>
          </w:rPr>
          <w:t xml:space="preserve">eksempelvis </w:t>
        </w:r>
      </w:ins>
      <w:r>
        <w:rPr>
          <w:rFonts w:eastAsia="Times New Roman" w:cs="Times New Roman"/>
        </w:rPr>
        <w:t xml:space="preserve">siger, at bivirkningen startede “engang i januar 2019”, </w:t>
      </w:r>
      <w:del w:author="Morten Jensen" w:date="2022-01-27T12:58:00Z" w:id="354">
        <w:r w:rsidDel="00712C5E">
          <w:rPr>
            <w:rFonts w:eastAsia="Times New Roman" w:cs="Times New Roman"/>
          </w:rPr>
          <w:delText xml:space="preserve">så bør der </w:delText>
        </w:r>
      </w:del>
      <w:ins w:author="Morten Jensen" w:date="2022-01-27T12:58:00Z" w:id="355">
        <w:r w:rsidR="00712C5E">
          <w:rPr>
            <w:rFonts w:eastAsia="Times New Roman" w:cs="Times New Roman"/>
          </w:rPr>
          <w:t xml:space="preserve">at der kan </w:t>
        </w:r>
      </w:ins>
      <w:r>
        <w:rPr>
          <w:rFonts w:eastAsia="Times New Roman" w:cs="Times New Roman"/>
        </w:rPr>
        <w:t>indberettes på formatet måned/år</w:t>
      </w:r>
      <w:ins w:author="Morten Jensen" w:date="2022-01-27T12:58:00Z" w:id="356">
        <w:r w:rsidR="00712C5E">
          <w:rPr>
            <w:rFonts w:eastAsia="Times New Roman" w:cs="Times New Roman"/>
          </w:rPr>
          <w:t>, så indberetteren ikke er tvunget til at vælge en præcis dato, de ikke kender</w:t>
        </w:r>
      </w:ins>
      <w:r>
        <w:rPr>
          <w:rFonts w:eastAsia="Times New Roman" w:cs="Times New Roman"/>
        </w:rPr>
        <w:t xml:space="preserve">. </w:t>
      </w:r>
      <w:commentRangeEnd w:id="348"/>
      <w:r w:rsidR="00714116">
        <w:rPr>
          <w:rStyle w:val="Kommentarhenvisning"/>
        </w:rPr>
        <w:commentReference w:id="348"/>
      </w:r>
    </w:p>
    <w:p w:rsidR="00592243" w:rsidRDefault="00BA31AA" w14:paraId="00000102" w14:textId="2B70AD1A">
      <w:pPr>
        <w:pStyle w:val="Overskrift4"/>
        <w:numPr>
          <w:ilvl w:val="2"/>
          <w:numId w:val="13"/>
        </w:numPr>
      </w:pPr>
      <w:bookmarkStart w:name="_Toc1498818136" w:id="357"/>
      <w:bookmarkStart w:name="_Toc640152161" w:id="358"/>
      <w:bookmarkStart w:name="_Toc98323910" w:id="359"/>
      <w:r>
        <w:t>Medicin</w:t>
      </w:r>
      <w:bookmarkEnd w:id="357"/>
      <w:bookmarkEnd w:id="358"/>
      <w:bookmarkEnd w:id="359"/>
    </w:p>
    <w:p w:rsidR="00714116" w:rsidRDefault="00BA31AA" w14:paraId="6AB67CBB" w14:textId="77777777">
      <w:pPr>
        <w:rPr>
          <w:ins w:author="Rikke Gr�ngaard" w:date="2022-03-04T10:55:00Z" w:id="360"/>
          <w:rFonts w:eastAsia="Times New Roman" w:cs="Times New Roman"/>
        </w:rPr>
      </w:pPr>
      <w:r>
        <w:rPr>
          <w:rFonts w:eastAsia="Times New Roman" w:cs="Times New Roman"/>
        </w:rPr>
        <w:t>Her angives information om den medicin</w:t>
      </w:r>
      <w:r>
        <w:rPr>
          <w:rFonts w:eastAsia="Times New Roman" w:cs="Times New Roman"/>
          <w:vertAlign w:val="superscript"/>
        </w:rPr>
        <w:footnoteReference w:id="5"/>
      </w:r>
      <w:ins w:author="Rikke Gr�ngaard" w:date="2022-03-04T10:55:00Z" w:id="365">
        <w:r w:rsidR="00714116">
          <w:rPr>
            <w:rFonts w:eastAsia="Times New Roman" w:cs="Times New Roman"/>
          </w:rPr>
          <w:t>,</w:t>
        </w:r>
      </w:ins>
      <w:r>
        <w:rPr>
          <w:rFonts w:eastAsia="Times New Roman" w:cs="Times New Roman"/>
        </w:rPr>
        <w:t xml:space="preserve"> patienten </w:t>
      </w:r>
      <w:r w:rsidR="00680958">
        <w:rPr>
          <w:rFonts w:eastAsia="Times New Roman" w:cs="Times New Roman"/>
        </w:rPr>
        <w:t>er eller har været i behandling med</w:t>
      </w:r>
      <w:r>
        <w:rPr>
          <w:rFonts w:eastAsia="Times New Roman" w:cs="Times New Roman"/>
        </w:rPr>
        <w:t xml:space="preserve">. </w:t>
      </w:r>
    </w:p>
    <w:p w:rsidR="00592243" w:rsidRDefault="00BA31AA" w14:paraId="00000103" w14:textId="069B18D0">
      <w:pPr>
        <w:rPr>
          <w:rFonts w:eastAsia="Times New Roman" w:cs="Times New Roman"/>
        </w:rPr>
      </w:pPr>
      <w:r>
        <w:rPr>
          <w:rFonts w:eastAsia="Times New Roman" w:cs="Times New Roman"/>
        </w:rPr>
        <w:t xml:space="preserve">Vigtigst er den medicin, der mistænkes at forårsage bivirkningen, og som </w:t>
      </w:r>
      <w:ins w:author="Morten Jensen" w:date="2022-01-27T13:00:00Z" w:id="366">
        <w:r w:rsidR="00712C5E">
          <w:rPr>
            <w:rFonts w:eastAsia="Times New Roman" w:cs="Times New Roman"/>
          </w:rPr>
          <w:t xml:space="preserve">altid </w:t>
        </w:r>
      </w:ins>
      <w:r>
        <w:rPr>
          <w:rFonts w:eastAsia="Times New Roman" w:cs="Times New Roman"/>
        </w:rPr>
        <w:t>skal fremgå af indberetningen. Medicin</w:t>
      </w:r>
      <w:ins w:author="Rikke Gr�ngaard" w:date="2022-03-04T10:56:00Z" w:id="367">
        <w:r w:rsidR="00714116">
          <w:rPr>
            <w:rFonts w:eastAsia="Times New Roman" w:cs="Times New Roman"/>
          </w:rPr>
          <w:t xml:space="preserve"> med </w:t>
        </w:r>
      </w:ins>
      <w:del w:author="Rikke Gr�ngaard" w:date="2022-03-04T10:56:00Z" w:id="368">
        <w:r w:rsidDel="00714116">
          <w:rPr>
            <w:rFonts w:eastAsia="Times New Roman" w:cs="Times New Roman"/>
          </w:rPr>
          <w:delText xml:space="preserve">, der </w:delText>
        </w:r>
      </w:del>
      <w:ins w:author="Morten Jensen" w:date="2022-01-27T13:00:00Z" w:id="369">
        <w:del w:author="Rikke Gr�ngaard" w:date="2022-03-04T10:56:00Z" w:id="370">
          <w:r w:rsidDel="00714116" w:rsidR="00F03438">
            <w:rPr>
              <w:rFonts w:eastAsia="Times New Roman" w:cs="Times New Roman"/>
            </w:rPr>
            <w:delText>hvor</w:delText>
          </w:r>
        </w:del>
        <w:del w:author="Rikke Gr�ngaard" w:date="2022-03-04T10:55:00Z" w:id="371">
          <w:r w:rsidDel="00714116" w:rsidR="00F03438">
            <w:rPr>
              <w:rFonts w:eastAsia="Times New Roman" w:cs="Times New Roman"/>
            </w:rPr>
            <w:delText>med</w:delText>
          </w:r>
        </w:del>
        <w:del w:author="Rikke Gr�ngaard" w:date="2022-03-04T10:56:00Z" w:id="372">
          <w:r w:rsidDel="00714116" w:rsidR="00F03438">
            <w:rPr>
              <w:rFonts w:eastAsia="Times New Roman" w:cs="Times New Roman"/>
            </w:rPr>
            <w:delText xml:space="preserve"> </w:delText>
          </w:r>
        </w:del>
        <w:r w:rsidR="00F03438">
          <w:rPr>
            <w:rFonts w:eastAsia="Times New Roman" w:cs="Times New Roman"/>
          </w:rPr>
          <w:t>behandling</w:t>
        </w:r>
      </w:ins>
      <w:ins w:author="Rikke Gr�ngaard" w:date="2022-03-04T10:56:00Z" w:id="373">
        <w:r w:rsidR="00714116">
          <w:rPr>
            <w:rFonts w:eastAsia="Times New Roman" w:cs="Times New Roman"/>
          </w:rPr>
          <w:t xml:space="preserve">sstart </w:t>
        </w:r>
      </w:ins>
      <w:ins w:author="Morten Jensen" w:date="2022-01-27T13:00:00Z" w:id="374">
        <w:del w:author="Rikke Gr�ngaard" w:date="2022-03-04T10:56:00Z" w:id="375">
          <w:r w:rsidDel="00714116" w:rsidR="00F03438">
            <w:rPr>
              <w:rFonts w:eastAsia="Times New Roman" w:cs="Times New Roman"/>
            </w:rPr>
            <w:delText xml:space="preserve">en </w:delText>
          </w:r>
        </w:del>
      </w:ins>
      <w:del w:author="Rikke Gr�ngaard" w:date="2022-03-04T10:56:00Z" w:id="376">
        <w:r w:rsidDel="00714116">
          <w:rPr>
            <w:rFonts w:eastAsia="Times New Roman" w:cs="Times New Roman"/>
          </w:rPr>
          <w:delText xml:space="preserve">er startet </w:delText>
        </w:r>
      </w:del>
      <w:r>
        <w:rPr>
          <w:rFonts w:eastAsia="Times New Roman" w:cs="Times New Roman"/>
        </w:rPr>
        <w:t xml:space="preserve">efter bivirkningens start, </w:t>
      </w:r>
      <w:ins w:author="Rikke Gr�ngaard" w:date="2022-03-04T10:56:00Z" w:id="377">
        <w:r w:rsidR="00714116">
          <w:rPr>
            <w:rFonts w:eastAsia="Times New Roman" w:cs="Times New Roman"/>
          </w:rPr>
          <w:t>skal ikke medtages</w:t>
        </w:r>
      </w:ins>
      <w:del w:author="Rikke Gr�ngaard" w:date="2022-03-04T10:56:00Z" w:id="378">
        <w:r w:rsidDel="00714116">
          <w:rPr>
            <w:rFonts w:eastAsia="Times New Roman" w:cs="Times New Roman"/>
          </w:rPr>
          <w:delText>angives ikke</w:delText>
        </w:r>
      </w:del>
      <w:r>
        <w:rPr>
          <w:rFonts w:eastAsia="Times New Roman" w:cs="Times New Roman"/>
        </w:rPr>
        <w:t xml:space="preserve"> i indberetningen.</w:t>
      </w:r>
    </w:p>
    <w:p w:rsidR="00592243" w:rsidRDefault="00592243" w14:paraId="00000105" w14:textId="77777777">
      <w:pPr>
        <w:rPr>
          <w:rFonts w:eastAsia="Times New Roman" w:cs="Times New Roman"/>
        </w:rPr>
      </w:pPr>
    </w:p>
    <w:p w:rsidR="00592243" w:rsidRDefault="00896D4A" w14:paraId="00000106" w14:textId="31000E0F">
      <w:pPr>
        <w:rPr>
          <w:rFonts w:eastAsia="Times New Roman" w:cs="Times New Roman"/>
        </w:rPr>
      </w:pPr>
      <w:r>
        <w:rPr>
          <w:noProof/>
        </w:rPr>
        <w:lastRenderedPageBreak/>
        <w:drawing>
          <wp:inline distT="0" distB="0" distL="0" distR="0" wp14:anchorId="43225169" wp14:editId="7F869521">
            <wp:extent cx="5733415" cy="487008"/>
            <wp:effectExtent l="0" t="0" r="635" b="889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3415" cy="487008"/>
                    </a:xfrm>
                    <a:prstGeom prst="rect">
                      <a:avLst/>
                    </a:prstGeom>
                    <a:noFill/>
                    <a:ln>
                      <a:noFill/>
                    </a:ln>
                  </pic:spPr>
                </pic:pic>
              </a:graphicData>
            </a:graphic>
          </wp:inline>
        </w:drawing>
      </w:r>
    </w:p>
    <w:p w:rsidR="00592243" w:rsidRDefault="00592243" w14:paraId="00000108" w14:textId="77777777">
      <w:pPr>
        <w:rPr>
          <w:rFonts w:eastAsia="Times New Roman" w:cs="Times New Roman"/>
        </w:rPr>
      </w:pPr>
    </w:p>
    <w:p w:rsidR="00592243" w:rsidRDefault="00922F58" w14:paraId="00000109" w14:textId="0D16F76C">
      <w:pPr>
        <w:rPr>
          <w:rFonts w:eastAsia="Times New Roman" w:cs="Times New Roman"/>
        </w:rPr>
      </w:pPr>
      <w:r>
        <w:rPr>
          <w:rFonts w:eastAsia="Times New Roman" w:cs="Times New Roman"/>
        </w:rPr>
        <w:t xml:space="preserve">Medicinen opdeles </w:t>
      </w:r>
      <w:r w:rsidR="00BA31AA">
        <w:rPr>
          <w:rFonts w:eastAsia="Times New Roman" w:cs="Times New Roman"/>
        </w:rPr>
        <w:t xml:space="preserve">i 3 </w:t>
      </w:r>
      <w:r>
        <w:rPr>
          <w:rFonts w:eastAsia="Times New Roman" w:cs="Times New Roman"/>
        </w:rPr>
        <w:t>kategorier</w:t>
      </w:r>
      <w:r w:rsidR="00BA31AA">
        <w:rPr>
          <w:rFonts w:eastAsia="Times New Roman" w:cs="Times New Roman"/>
        </w:rPr>
        <w:t>:</w:t>
      </w:r>
    </w:p>
    <w:p w:rsidR="00592243" w:rsidRDefault="00BA31AA" w14:paraId="0000010A" w14:textId="77777777">
      <w:pPr>
        <w:numPr>
          <w:ilvl w:val="0"/>
          <w:numId w:val="11"/>
        </w:numPr>
        <w:rPr>
          <w:rFonts w:eastAsia="Times New Roman" w:cs="Times New Roman"/>
        </w:rPr>
      </w:pPr>
      <w:r>
        <w:rPr>
          <w:rFonts w:eastAsia="Times New Roman" w:cs="Times New Roman"/>
        </w:rPr>
        <w:t>Mistænkt medicin (skal fremgå af indberetningen) – medicinen, der mistænkes at forårsage bivirkningen</w:t>
      </w:r>
    </w:p>
    <w:p w:rsidR="00592243" w:rsidRDefault="00BA31AA" w14:paraId="0000010B" w14:textId="63E9BE8D">
      <w:pPr>
        <w:numPr>
          <w:ilvl w:val="0"/>
          <w:numId w:val="11"/>
        </w:numPr>
        <w:rPr>
          <w:rFonts w:eastAsia="Times New Roman" w:cs="Times New Roman"/>
        </w:rPr>
      </w:pPr>
      <w:r>
        <w:rPr>
          <w:rFonts w:eastAsia="Times New Roman" w:cs="Times New Roman"/>
        </w:rPr>
        <w:t xml:space="preserve">Samtidig medicin – medicin, der ikke er valgt som mistænkt, men som patienten har </w:t>
      </w:r>
      <w:r w:rsidR="00C87609">
        <w:rPr>
          <w:rFonts w:eastAsia="Times New Roman" w:cs="Times New Roman"/>
        </w:rPr>
        <w:t>været i behandling med</w:t>
      </w:r>
      <w:r>
        <w:rPr>
          <w:rFonts w:eastAsia="Times New Roman" w:cs="Times New Roman"/>
        </w:rPr>
        <w:t xml:space="preserve"> </w:t>
      </w:r>
      <w:r w:rsidR="00C87609">
        <w:rPr>
          <w:rFonts w:eastAsia="Times New Roman" w:cs="Times New Roman"/>
        </w:rPr>
        <w:t xml:space="preserve">på </w:t>
      </w:r>
      <w:r>
        <w:rPr>
          <w:rFonts w:eastAsia="Times New Roman" w:cs="Times New Roman"/>
        </w:rPr>
        <w:t>bivirkningens starttidspunkt</w:t>
      </w:r>
    </w:p>
    <w:p w:rsidR="00592243" w:rsidRDefault="00686F94" w14:paraId="0000010C" w14:textId="0C979ADF">
      <w:pPr>
        <w:numPr>
          <w:ilvl w:val="0"/>
          <w:numId w:val="11"/>
        </w:numPr>
        <w:rPr>
          <w:rFonts w:eastAsia="Times New Roman" w:cs="Times New Roman"/>
        </w:rPr>
      </w:pPr>
      <w:r>
        <w:rPr>
          <w:rFonts w:eastAsia="Times New Roman" w:cs="Times New Roman"/>
        </w:rPr>
        <w:t xml:space="preserve">Relevant historisk </w:t>
      </w:r>
      <w:r w:rsidR="00BA31AA">
        <w:rPr>
          <w:rFonts w:eastAsia="Times New Roman" w:cs="Times New Roman"/>
        </w:rPr>
        <w:t>medicin – medicin, som patienten har været i behandling med, men hvor behandlingen er afsluttet</w:t>
      </w:r>
      <w:ins w:author="Rikke Gr�ngaard" w:date="2022-03-04T10:57:00Z" w:id="379">
        <w:r w:rsidR="00714116">
          <w:rPr>
            <w:rFonts w:eastAsia="Times New Roman" w:cs="Times New Roman"/>
          </w:rPr>
          <w:t>,</w:t>
        </w:r>
      </w:ins>
      <w:r w:rsidR="00BA31AA">
        <w:rPr>
          <w:rFonts w:eastAsia="Times New Roman" w:cs="Times New Roman"/>
        </w:rPr>
        <w:t xml:space="preserve"> før bivirkningen startede</w:t>
      </w:r>
    </w:p>
    <w:p w:rsidR="00592243" w:rsidRDefault="00592243" w14:paraId="0000010D" w14:textId="5F830593">
      <w:pPr>
        <w:rPr>
          <w:rFonts w:eastAsia="Times New Roman" w:cs="Times New Roman"/>
        </w:rPr>
      </w:pPr>
    </w:p>
    <w:p w:rsidR="00F36A70" w:rsidP="00F36A70" w:rsidRDefault="00F36A70" w14:paraId="1994F0BB" w14:textId="29843A46">
      <w:pPr>
        <w:rPr>
          <w:rFonts w:eastAsia="Times New Roman" w:cs="Times New Roman"/>
        </w:rPr>
      </w:pPr>
      <w:r>
        <w:rPr>
          <w:rFonts w:eastAsia="Times New Roman" w:cs="Times New Roman"/>
        </w:rPr>
        <w:t>De</w:t>
      </w:r>
      <w:r w:rsidR="00303332">
        <w:rPr>
          <w:rFonts w:eastAsia="Times New Roman" w:cs="Times New Roman"/>
        </w:rPr>
        <w:t>t</w:t>
      </w:r>
      <w:r>
        <w:rPr>
          <w:rFonts w:eastAsia="Times New Roman" w:cs="Times New Roman"/>
        </w:rPr>
        <w:t xml:space="preserve"> skal desuden være mulig</w:t>
      </w:r>
      <w:r w:rsidR="00303332">
        <w:rPr>
          <w:rFonts w:eastAsia="Times New Roman" w:cs="Times New Roman"/>
        </w:rPr>
        <w:t xml:space="preserve">t </w:t>
      </w:r>
      <w:r>
        <w:rPr>
          <w:rFonts w:eastAsia="Times New Roman" w:cs="Times New Roman"/>
        </w:rPr>
        <w:t>at angive, om bivirkningen formodes at skyldes:</w:t>
      </w:r>
    </w:p>
    <w:p w:rsidR="00F36A70" w:rsidP="00F36A70" w:rsidRDefault="00F36A70" w14:paraId="01E3EF68" w14:textId="20C14B26">
      <w:pPr>
        <w:numPr>
          <w:ilvl w:val="0"/>
          <w:numId w:val="1"/>
        </w:numPr>
        <w:rPr>
          <w:rFonts w:eastAsia="Times New Roman" w:cs="Times New Roman"/>
        </w:rPr>
      </w:pPr>
      <w:r>
        <w:rPr>
          <w:rFonts w:eastAsia="Times New Roman" w:cs="Times New Roman"/>
        </w:rPr>
        <w:t>Substitution mellem medicin med forskellige varemærker/handelsnavne</w:t>
      </w:r>
      <w:r w:rsidR="00EA3C97">
        <w:rPr>
          <w:rFonts w:eastAsia="Times New Roman" w:cs="Times New Roman"/>
        </w:rPr>
        <w:tab/>
      </w:r>
    </w:p>
    <w:p w:rsidR="00F36A70" w:rsidP="00F36A70" w:rsidRDefault="00F36A70" w14:paraId="20642879" w14:textId="77777777">
      <w:pPr>
        <w:numPr>
          <w:ilvl w:val="0"/>
          <w:numId w:val="1"/>
        </w:numPr>
        <w:rPr>
          <w:rFonts w:eastAsia="Times New Roman" w:cs="Times New Roman"/>
        </w:rPr>
      </w:pPr>
      <w:r>
        <w:rPr>
          <w:rFonts w:eastAsia="Times New Roman" w:cs="Times New Roman"/>
        </w:rPr>
        <w:t>Interaktion mellem forskellig medicin</w:t>
      </w:r>
    </w:p>
    <w:p w:rsidR="00F36A70" w:rsidRDefault="00F36A70" w14:paraId="4079BEAE" w14:textId="2A8515D8">
      <w:pPr>
        <w:rPr>
          <w:rFonts w:eastAsia="Times New Roman" w:cs="Times New Roman"/>
        </w:rPr>
      </w:pPr>
    </w:p>
    <w:p w:rsidR="00922F58" w:rsidRDefault="00922F58" w14:paraId="4EA3CD9E" w14:textId="6FF9421C">
      <w:pPr>
        <w:rPr>
          <w:rFonts w:eastAsia="Times New Roman" w:cs="Times New Roman"/>
        </w:rPr>
      </w:pPr>
      <w:r>
        <w:rPr>
          <w:rFonts w:eastAsia="Times New Roman" w:cs="Times New Roman"/>
        </w:rPr>
        <w:t>Se forslag til brugergrænsefladen i afsnit 5.3.2.9.</w:t>
      </w:r>
    </w:p>
    <w:p w:rsidR="00C554E6" w:rsidRDefault="00C554E6" w14:paraId="430F8367" w14:textId="6914107E">
      <w:pPr>
        <w:rPr>
          <w:rFonts w:eastAsia="Times New Roman" w:cs="Times New Roman"/>
        </w:rPr>
      </w:pPr>
    </w:p>
    <w:p w:rsidR="00592243" w:rsidRDefault="00BA31AA" w14:paraId="0000010F" w14:textId="01A5E16D">
      <w:pPr>
        <w:pStyle w:val="Overskrift5"/>
        <w:numPr>
          <w:ilvl w:val="3"/>
          <w:numId w:val="13"/>
        </w:numPr>
      </w:pPr>
      <w:bookmarkStart w:name="_heading=h.23ckvvd" w:colFirst="0" w:colLast="0" w:id="380"/>
      <w:bookmarkEnd w:id="380"/>
      <w:commentRangeStart w:id="381"/>
      <w:commentRangeStart w:id="382"/>
      <w:r>
        <w:t>FMK og DDV</w:t>
      </w:r>
      <w:commentRangeEnd w:id="381"/>
      <w:r w:rsidR="00F03438">
        <w:rPr>
          <w:rStyle w:val="Kommentarhenvisning"/>
        </w:rPr>
        <w:commentReference w:id="381"/>
      </w:r>
      <w:commentRangeEnd w:id="382"/>
      <w:r w:rsidR="003B22D3">
        <w:rPr>
          <w:rStyle w:val="Kommentarhenvisning"/>
        </w:rPr>
        <w:commentReference w:id="382"/>
      </w:r>
    </w:p>
    <w:p w:rsidR="002E657E" w:rsidRDefault="00BA31AA" w14:paraId="29DDB841" w14:textId="77777777">
      <w:pPr>
        <w:rPr>
          <w:ins w:author="Rikke Gr�ngaard" w:date="2022-03-04T11:46:00Z" w:id="383"/>
          <w:rFonts w:eastAsia="Times New Roman" w:cs="Times New Roman"/>
        </w:rPr>
      </w:pPr>
      <w:r>
        <w:rPr>
          <w:rFonts w:eastAsia="Times New Roman" w:cs="Times New Roman"/>
        </w:rPr>
        <w:t xml:space="preserve">Anvendersystemet kan med fordel </w:t>
      </w:r>
      <w:sdt>
        <w:sdtPr>
          <w:tag w:val="goog_rdk_136"/>
          <w:id w:val="1917284167"/>
        </w:sdtPr>
        <w:sdtEndPr/>
        <w:sdtContent/>
      </w:sdt>
      <w:r>
        <w:rPr>
          <w:rFonts w:eastAsia="Times New Roman" w:cs="Times New Roman"/>
        </w:rPr>
        <w:t xml:space="preserve">hente patientens medicinkort fra FMK og vaccinationskort fra DDV og præsentere de returnerede data for indberetter til brug for indberetningen. Her spiller startdato for bivirkningen en vigtig rolle, da denne </w:t>
      </w:r>
      <w:ins w:author="Rikke Gr�ngaard" w:date="2022-03-04T11:45:00Z" w:id="384">
        <w:r w:rsidR="002E657E">
          <w:rPr>
            <w:rFonts w:eastAsia="Times New Roman" w:cs="Times New Roman"/>
          </w:rPr>
          <w:t xml:space="preserve">kan </w:t>
        </w:r>
      </w:ins>
      <w:r>
        <w:rPr>
          <w:rFonts w:eastAsia="Times New Roman" w:cs="Times New Roman"/>
        </w:rPr>
        <w:t xml:space="preserve">anvendes til at ekskludere medicin, der har en startdato efter bivirkningsstarttidspunkt og derfor ikke skal </w:t>
      </w:r>
      <w:ins w:author="Rikke Gr�ngaard" w:date="2022-03-04T11:45:00Z" w:id="385">
        <w:r w:rsidR="002E657E">
          <w:rPr>
            <w:rFonts w:eastAsia="Times New Roman" w:cs="Times New Roman"/>
          </w:rPr>
          <w:t>medtages i indberetningen</w:t>
        </w:r>
      </w:ins>
      <w:del w:author="Rikke Gr�ngaard" w:date="2022-03-04T11:45:00Z" w:id="386">
        <w:r w:rsidDel="002E657E">
          <w:rPr>
            <w:rFonts w:eastAsia="Times New Roman" w:cs="Times New Roman"/>
          </w:rPr>
          <w:delText>hentes med fra FMK/DDV</w:delText>
        </w:r>
      </w:del>
      <w:r>
        <w:rPr>
          <w:rFonts w:eastAsia="Times New Roman" w:cs="Times New Roman"/>
        </w:rPr>
        <w:t xml:space="preserve">. For vacciner betragtes vaccinationsdatoen som </w:t>
      </w:r>
      <w:del w:author="Rikke Gr�ngaard" w:date="2022-03-04T11:45:00Z" w:id="387">
        <w:r w:rsidDel="002E657E">
          <w:rPr>
            <w:rFonts w:eastAsia="Times New Roman" w:cs="Times New Roman"/>
          </w:rPr>
          <w:delText xml:space="preserve">medicin </w:delText>
        </w:r>
      </w:del>
      <w:r>
        <w:rPr>
          <w:rFonts w:eastAsia="Times New Roman" w:cs="Times New Roman"/>
        </w:rPr>
        <w:t>start</w:t>
      </w:r>
      <w:ins w:author="Rikke Gr�ngaard" w:date="2022-03-04T11:45:00Z" w:id="388">
        <w:r w:rsidR="002E657E">
          <w:rPr>
            <w:rFonts w:eastAsia="Times New Roman" w:cs="Times New Roman"/>
          </w:rPr>
          <w:t xml:space="preserve">- </w:t>
        </w:r>
      </w:ins>
      <w:del w:author="Rikke Gr�ngaard" w:date="2022-03-04T11:45:00Z" w:id="389">
        <w:r w:rsidDel="002E657E">
          <w:rPr>
            <w:rFonts w:eastAsia="Times New Roman" w:cs="Times New Roman"/>
          </w:rPr>
          <w:delText xml:space="preserve">dato </w:delText>
        </w:r>
      </w:del>
      <w:r>
        <w:rPr>
          <w:rFonts w:eastAsia="Times New Roman" w:cs="Times New Roman"/>
        </w:rPr>
        <w:t xml:space="preserve">og slutdato. </w:t>
      </w:r>
    </w:p>
    <w:p w:rsidR="00592243" w:rsidRDefault="00BA31AA" w14:paraId="00000110" w14:textId="7A88DAD7">
      <w:pPr>
        <w:rPr>
          <w:rFonts w:eastAsia="Times New Roman" w:cs="Times New Roman"/>
        </w:rPr>
      </w:pPr>
      <w:r>
        <w:rPr>
          <w:rFonts w:eastAsia="Times New Roman" w:cs="Times New Roman"/>
        </w:rPr>
        <w:t xml:space="preserve">Hvis bivirkningstidspunktet har form af en partiel dato, dvs. hvis der kun er angivet måned og år, </w:t>
      </w:r>
      <w:sdt>
        <w:sdtPr>
          <w:tag w:val="goog_rdk_138"/>
          <w:id w:val="-540051357"/>
        </w:sdtPr>
        <w:sdtEndPr/>
        <w:sdtContent>
          <w:r>
            <w:rPr>
              <w:rFonts w:eastAsia="Times New Roman" w:cs="Times New Roman"/>
            </w:rPr>
            <w:t>skal</w:t>
          </w:r>
        </w:sdtContent>
      </w:sdt>
      <w:r>
        <w:rPr>
          <w:rFonts w:eastAsia="Times New Roman" w:cs="Times New Roman"/>
        </w:rPr>
        <w:t xml:space="preserve"> sidste dag i måneden anvendes som bivirkningstidspunkt (dog senest dags dato)</w:t>
      </w:r>
      <w:ins w:author="Rikke Gr�ngaard" w:date="2022-03-04T11:46:00Z" w:id="390">
        <w:r w:rsidR="002E657E">
          <w:rPr>
            <w:rFonts w:eastAsia="Times New Roman" w:cs="Times New Roman"/>
          </w:rPr>
          <w:t>. Dette</w:t>
        </w:r>
      </w:ins>
      <w:r>
        <w:rPr>
          <w:rFonts w:eastAsia="Times New Roman" w:cs="Times New Roman"/>
        </w:rPr>
        <w:t xml:space="preserve"> i forhold til at hente/vise data fra FMK/DDV</w:t>
      </w:r>
      <w:ins w:author="Rikke Gr�ngaard" w:date="2022-03-04T11:47:00Z" w:id="391">
        <w:r w:rsidR="002E657E">
          <w:rPr>
            <w:rFonts w:eastAsia="Times New Roman" w:cs="Times New Roman"/>
          </w:rPr>
          <w:t>, da e</w:t>
        </w:r>
      </w:ins>
      <w:del w:author="Rikke Gr�ngaard" w:date="2022-03-04T11:46:00Z" w:id="392">
        <w:r w:rsidDel="002E657E">
          <w:rPr>
            <w:rFonts w:eastAsia="Times New Roman" w:cs="Times New Roman"/>
          </w:rPr>
          <w:delText>, da e</w:delText>
        </w:r>
      </w:del>
      <w:r>
        <w:rPr>
          <w:rFonts w:eastAsia="Times New Roman" w:cs="Times New Roman"/>
        </w:rPr>
        <w:t xml:space="preserve">ventuel medicin ordineret </w:t>
      </w:r>
      <w:ins w:author="Rikke Gr�ngaard" w:date="2022-03-04T11:47:00Z" w:id="393">
        <w:r w:rsidR="002E657E">
          <w:rPr>
            <w:rFonts w:eastAsia="Times New Roman" w:cs="Times New Roman"/>
          </w:rPr>
          <w:t>seneste måned</w:t>
        </w:r>
      </w:ins>
      <w:del w:author="Rikke Gr�ngaard" w:date="2022-03-04T11:47:00Z" w:id="394">
        <w:r w:rsidDel="002E657E">
          <w:rPr>
            <w:rFonts w:eastAsia="Times New Roman" w:cs="Times New Roman"/>
          </w:rPr>
          <w:delText>i løbet af måneden</w:delText>
        </w:r>
      </w:del>
      <w:r>
        <w:rPr>
          <w:rFonts w:eastAsia="Times New Roman" w:cs="Times New Roman"/>
        </w:rPr>
        <w:t xml:space="preserve"> kan have relevans for indberetningen. Tilsvarende, hvis der er tale om blot et årstal, så </w:t>
      </w:r>
      <w:ins w:author="Rikke Gr�ngaard" w:date="2022-03-04T11:47:00Z" w:id="395">
        <w:r w:rsidR="002E657E">
          <w:rPr>
            <w:rFonts w:eastAsia="Times New Roman" w:cs="Times New Roman"/>
          </w:rPr>
          <w:t>skal</w:t>
        </w:r>
      </w:ins>
      <w:del w:author="Rikke Gr�ngaard" w:date="2022-03-04T11:47:00Z" w:id="396">
        <w:r w:rsidDel="002E657E">
          <w:rPr>
            <w:rFonts w:eastAsia="Times New Roman" w:cs="Times New Roman"/>
          </w:rPr>
          <w:delText>kan</w:delText>
        </w:r>
      </w:del>
      <w:r>
        <w:rPr>
          <w:rFonts w:eastAsia="Times New Roman" w:cs="Times New Roman"/>
        </w:rPr>
        <w:t xml:space="preserve"> sidste dag i pågældende år anvendes.</w:t>
      </w:r>
    </w:p>
    <w:p w:rsidR="00592243" w:rsidRDefault="00592243" w14:paraId="00000111" w14:textId="77777777">
      <w:pPr>
        <w:rPr>
          <w:rFonts w:eastAsia="Times New Roman" w:cs="Times New Roman"/>
        </w:rPr>
      </w:pPr>
    </w:p>
    <w:p w:rsidR="00592243" w:rsidRDefault="00BA31AA" w14:paraId="00000112" w14:textId="77777777">
      <w:pPr>
        <w:rPr>
          <w:rFonts w:eastAsia="Times New Roman" w:cs="Times New Roman"/>
        </w:rPr>
      </w:pPr>
      <w:r>
        <w:rPr>
          <w:rFonts w:eastAsia="Times New Roman" w:cs="Times New Roman"/>
        </w:rPr>
        <w:t>Med udgangspunkt i den samlede liste af bivirkninger kan følgende FMK-kald foretages for bivirkningen med den tidligste startdato</w:t>
      </w:r>
      <w:r>
        <w:rPr>
          <w:rFonts w:eastAsia="Times New Roman" w:cs="Times New Roman"/>
          <w:vertAlign w:val="superscript"/>
        </w:rPr>
        <w:footnoteReference w:id="6"/>
      </w:r>
      <w:r>
        <w:rPr>
          <w:rFonts w:eastAsia="Times New Roman" w:cs="Times New Roman"/>
        </w:rPr>
        <w:t>:</w:t>
      </w:r>
    </w:p>
    <w:p w:rsidR="00592243" w:rsidRDefault="00592243" w14:paraId="00000113" w14:textId="77777777">
      <w:pPr>
        <w:rPr>
          <w:rFonts w:eastAsia="Times New Roman" w:cs="Times New Roman"/>
        </w:rPr>
      </w:pPr>
    </w:p>
    <w:p w:rsidRPr="00F10602" w:rsidR="00592243" w:rsidRDefault="00BA31AA" w14:paraId="00000114" w14:textId="77777777">
      <w:pPr>
        <w:rPr>
          <w:rFonts w:eastAsia="Times New Roman" w:cs="Times New Roman"/>
          <w:sz w:val="16"/>
          <w:szCs w:val="16"/>
          <w:lang w:val="en-US"/>
        </w:rPr>
      </w:pPr>
      <w:r w:rsidRPr="00F10602">
        <w:rPr>
          <w:rFonts w:eastAsia="Times New Roman" w:cs="Times New Roman"/>
          <w:color w:val="980000"/>
          <w:sz w:val="16"/>
          <w:szCs w:val="16"/>
          <w:lang w:val="en-US"/>
        </w:rPr>
        <w:t>&lt;</w:t>
      </w:r>
      <w:proofErr w:type="spellStart"/>
      <w:r w:rsidRPr="00F10602">
        <w:rPr>
          <w:rFonts w:eastAsia="Times New Roman" w:cs="Times New Roman"/>
          <w:color w:val="980000"/>
          <w:sz w:val="16"/>
          <w:szCs w:val="16"/>
          <w:lang w:val="en-US"/>
        </w:rPr>
        <w:t>GetMedicineCardRequest</w:t>
      </w:r>
      <w:proofErr w:type="spellEnd"/>
      <w:r w:rsidRPr="00F10602">
        <w:rPr>
          <w:rFonts w:eastAsia="Times New Roman" w:cs="Times New Roman"/>
          <w:color w:val="980000"/>
          <w:sz w:val="16"/>
          <w:szCs w:val="16"/>
          <w:lang w:val="en-US"/>
        </w:rPr>
        <w:t>&gt;</w:t>
      </w:r>
      <w:r w:rsidRPr="00F10602">
        <w:rPr>
          <w:rFonts w:eastAsia="Times New Roman" w:cs="Times New Roman"/>
          <w:color w:val="980000"/>
          <w:sz w:val="16"/>
          <w:szCs w:val="16"/>
          <w:lang w:val="en-US"/>
        </w:rPr>
        <w:br/>
      </w:r>
      <w:r w:rsidRPr="00F10602">
        <w:rPr>
          <w:rFonts w:eastAsia="Times New Roman" w:cs="Times New Roman"/>
          <w:color w:val="980000"/>
          <w:sz w:val="16"/>
          <w:szCs w:val="16"/>
          <w:lang w:val="en-US"/>
        </w:rPr>
        <w:tab/>
      </w:r>
      <w:r w:rsidRPr="00F10602">
        <w:rPr>
          <w:rFonts w:eastAsia="Times New Roman" w:cs="Times New Roman"/>
          <w:color w:val="980000"/>
          <w:sz w:val="16"/>
          <w:szCs w:val="16"/>
          <w:lang w:val="en-US"/>
        </w:rPr>
        <w:t>&lt;</w:t>
      </w:r>
      <w:proofErr w:type="spellStart"/>
      <w:r w:rsidRPr="00F10602">
        <w:rPr>
          <w:rFonts w:eastAsia="Times New Roman" w:cs="Times New Roman"/>
          <w:color w:val="980000"/>
          <w:sz w:val="16"/>
          <w:szCs w:val="16"/>
          <w:lang w:val="en-US"/>
        </w:rPr>
        <w:t>PersonIdentifier</w:t>
      </w:r>
      <w:proofErr w:type="spellEnd"/>
      <w:r w:rsidRPr="00F10602">
        <w:rPr>
          <w:rFonts w:eastAsia="Times New Roman" w:cs="Times New Roman"/>
          <w:color w:val="980000"/>
          <w:sz w:val="16"/>
          <w:szCs w:val="16"/>
          <w:lang w:val="en-US"/>
        </w:rPr>
        <w:t>&gt;</w:t>
      </w:r>
      <w:proofErr w:type="spellStart"/>
      <w:r w:rsidRPr="00F10602">
        <w:rPr>
          <w:rFonts w:eastAsia="Times New Roman" w:cs="Times New Roman"/>
          <w:sz w:val="16"/>
          <w:szCs w:val="16"/>
          <w:lang w:val="en-US"/>
        </w:rPr>
        <w:t>patientens</w:t>
      </w:r>
      <w:proofErr w:type="spellEnd"/>
      <w:r w:rsidRPr="00F10602">
        <w:rPr>
          <w:rFonts w:eastAsia="Times New Roman" w:cs="Times New Roman"/>
          <w:sz w:val="16"/>
          <w:szCs w:val="16"/>
          <w:lang w:val="en-US"/>
        </w:rPr>
        <w:t xml:space="preserve"> </w:t>
      </w:r>
      <w:proofErr w:type="spellStart"/>
      <w:r w:rsidRPr="00F10602">
        <w:rPr>
          <w:rFonts w:eastAsia="Times New Roman" w:cs="Times New Roman"/>
          <w:sz w:val="16"/>
          <w:szCs w:val="16"/>
          <w:lang w:val="en-US"/>
        </w:rPr>
        <w:t>cprnr</w:t>
      </w:r>
      <w:proofErr w:type="spellEnd"/>
      <w:r w:rsidRPr="00F10602">
        <w:rPr>
          <w:rFonts w:eastAsia="Times New Roman" w:cs="Times New Roman"/>
          <w:color w:val="980000"/>
          <w:sz w:val="16"/>
          <w:szCs w:val="16"/>
          <w:lang w:val="en-US"/>
        </w:rPr>
        <w:t>&lt;/</w:t>
      </w:r>
      <w:proofErr w:type="spellStart"/>
      <w:r w:rsidRPr="00F10602">
        <w:rPr>
          <w:rFonts w:eastAsia="Times New Roman" w:cs="Times New Roman"/>
          <w:color w:val="980000"/>
          <w:sz w:val="16"/>
          <w:szCs w:val="16"/>
          <w:lang w:val="en-US"/>
        </w:rPr>
        <w:t>PersonIdentifier</w:t>
      </w:r>
      <w:proofErr w:type="spellEnd"/>
      <w:r w:rsidRPr="00F10602">
        <w:rPr>
          <w:rFonts w:eastAsia="Times New Roman" w:cs="Times New Roman"/>
          <w:color w:val="980000"/>
          <w:sz w:val="16"/>
          <w:szCs w:val="16"/>
          <w:lang w:val="en-US"/>
        </w:rPr>
        <w:t>&gt;</w:t>
      </w:r>
      <w:r w:rsidRPr="00F10602">
        <w:rPr>
          <w:rFonts w:eastAsia="Times New Roman" w:cs="Times New Roman"/>
          <w:color w:val="980000"/>
          <w:sz w:val="16"/>
          <w:szCs w:val="16"/>
          <w:lang w:val="en-US"/>
        </w:rPr>
        <w:br/>
      </w:r>
      <w:r w:rsidRPr="00F10602">
        <w:rPr>
          <w:rFonts w:eastAsia="Times New Roman" w:cs="Times New Roman"/>
          <w:color w:val="980000"/>
          <w:sz w:val="16"/>
          <w:szCs w:val="16"/>
          <w:lang w:val="en-US"/>
        </w:rPr>
        <w:tab/>
      </w:r>
      <w:r w:rsidRPr="00F10602">
        <w:rPr>
          <w:rFonts w:eastAsia="Times New Roman" w:cs="Times New Roman"/>
          <w:color w:val="980000"/>
          <w:sz w:val="16"/>
          <w:szCs w:val="16"/>
          <w:lang w:val="en-US"/>
        </w:rPr>
        <w:t>&lt;</w:t>
      </w:r>
      <w:proofErr w:type="spellStart"/>
      <w:r w:rsidRPr="00F10602">
        <w:rPr>
          <w:rFonts w:eastAsia="Times New Roman" w:cs="Times New Roman"/>
          <w:color w:val="980000"/>
          <w:sz w:val="16"/>
          <w:szCs w:val="16"/>
          <w:lang w:val="en-US"/>
        </w:rPr>
        <w:t>DateTime</w:t>
      </w:r>
      <w:proofErr w:type="spellEnd"/>
      <w:r w:rsidRPr="00F10602">
        <w:rPr>
          <w:rFonts w:eastAsia="Times New Roman" w:cs="Times New Roman"/>
          <w:color w:val="980000"/>
          <w:sz w:val="16"/>
          <w:szCs w:val="16"/>
          <w:lang w:val="en-US"/>
        </w:rPr>
        <w:t>&gt;</w:t>
      </w:r>
      <w:proofErr w:type="spellStart"/>
      <w:r w:rsidRPr="00F10602">
        <w:rPr>
          <w:rFonts w:eastAsia="Times New Roman" w:cs="Times New Roman"/>
          <w:sz w:val="16"/>
          <w:szCs w:val="16"/>
          <w:lang w:val="en-US"/>
        </w:rPr>
        <w:t>dato</w:t>
      </w:r>
      <w:proofErr w:type="spellEnd"/>
      <w:r w:rsidRPr="00F10602">
        <w:rPr>
          <w:rFonts w:eastAsia="Times New Roman" w:cs="Times New Roman"/>
          <w:sz w:val="16"/>
          <w:szCs w:val="16"/>
          <w:lang w:val="en-US"/>
        </w:rPr>
        <w:t xml:space="preserve"> for </w:t>
      </w:r>
      <w:proofErr w:type="spellStart"/>
      <w:r w:rsidRPr="00F10602">
        <w:rPr>
          <w:rFonts w:eastAsia="Times New Roman" w:cs="Times New Roman"/>
          <w:sz w:val="16"/>
          <w:szCs w:val="16"/>
          <w:lang w:val="en-US"/>
        </w:rPr>
        <w:t>bivirkning</w:t>
      </w:r>
      <w:proofErr w:type="spellEnd"/>
      <w:r w:rsidRPr="00F10602">
        <w:rPr>
          <w:rFonts w:eastAsia="Times New Roman" w:cs="Times New Roman"/>
          <w:color w:val="980000"/>
          <w:sz w:val="16"/>
          <w:szCs w:val="16"/>
          <w:lang w:val="en-US"/>
        </w:rPr>
        <w:t>&lt;/</w:t>
      </w:r>
      <w:proofErr w:type="spellStart"/>
      <w:r w:rsidRPr="00F10602">
        <w:rPr>
          <w:rFonts w:eastAsia="Times New Roman" w:cs="Times New Roman"/>
          <w:color w:val="980000"/>
          <w:sz w:val="16"/>
          <w:szCs w:val="16"/>
          <w:lang w:val="en-US"/>
        </w:rPr>
        <w:t>DateTime</w:t>
      </w:r>
      <w:proofErr w:type="spellEnd"/>
      <w:r w:rsidRPr="00F10602">
        <w:rPr>
          <w:rFonts w:eastAsia="Times New Roman" w:cs="Times New Roman"/>
          <w:color w:val="980000"/>
          <w:sz w:val="16"/>
          <w:szCs w:val="16"/>
          <w:lang w:val="en-US"/>
        </w:rPr>
        <w:t>&gt;</w:t>
      </w:r>
      <w:r w:rsidRPr="00F10602">
        <w:rPr>
          <w:rFonts w:eastAsia="Times New Roman" w:cs="Times New Roman"/>
          <w:color w:val="980000"/>
          <w:sz w:val="16"/>
          <w:szCs w:val="16"/>
          <w:lang w:val="en-US"/>
        </w:rPr>
        <w:br/>
      </w:r>
      <w:r w:rsidRPr="00F10602">
        <w:rPr>
          <w:rFonts w:eastAsia="Times New Roman" w:cs="Times New Roman"/>
          <w:color w:val="980000"/>
          <w:sz w:val="16"/>
          <w:szCs w:val="16"/>
          <w:lang w:val="en-US"/>
        </w:rPr>
        <w:tab/>
      </w:r>
      <w:r w:rsidRPr="00F10602">
        <w:rPr>
          <w:rFonts w:eastAsia="Times New Roman" w:cs="Times New Roman"/>
          <w:color w:val="980000"/>
          <w:sz w:val="16"/>
          <w:szCs w:val="16"/>
          <w:lang w:val="en-US"/>
        </w:rPr>
        <w:t>&lt;IncludePrescriptionMedications&gt;</w:t>
      </w:r>
      <w:r w:rsidRPr="00F10602">
        <w:rPr>
          <w:rFonts w:eastAsia="Times New Roman" w:cs="Times New Roman"/>
          <w:sz w:val="16"/>
          <w:szCs w:val="16"/>
          <w:lang w:val="en-US"/>
        </w:rPr>
        <w:t>true</w:t>
      </w:r>
      <w:r w:rsidRPr="00F10602">
        <w:rPr>
          <w:rFonts w:eastAsia="Times New Roman" w:cs="Times New Roman"/>
          <w:color w:val="980000"/>
          <w:sz w:val="16"/>
          <w:szCs w:val="16"/>
          <w:lang w:val="en-US"/>
        </w:rPr>
        <w:t>&lt;/IncludePrescriptionMedications&gt;</w:t>
      </w:r>
      <w:r w:rsidRPr="00F10602">
        <w:rPr>
          <w:rFonts w:eastAsia="Times New Roman" w:cs="Times New Roman"/>
          <w:color w:val="980000"/>
          <w:sz w:val="16"/>
          <w:szCs w:val="16"/>
          <w:lang w:val="en-US"/>
        </w:rPr>
        <w:br/>
      </w:r>
      <w:r w:rsidRPr="00F10602">
        <w:rPr>
          <w:rFonts w:eastAsia="Times New Roman" w:cs="Times New Roman"/>
          <w:color w:val="980000"/>
          <w:sz w:val="16"/>
          <w:szCs w:val="16"/>
          <w:lang w:val="en-US"/>
        </w:rPr>
        <w:tab/>
      </w:r>
      <w:r w:rsidRPr="00F10602">
        <w:rPr>
          <w:rFonts w:eastAsia="Times New Roman" w:cs="Times New Roman"/>
          <w:color w:val="980000"/>
          <w:sz w:val="16"/>
          <w:szCs w:val="16"/>
          <w:lang w:val="en-US"/>
        </w:rPr>
        <w:t>&lt;</w:t>
      </w:r>
      <w:proofErr w:type="spellStart"/>
      <w:r w:rsidRPr="00F10602">
        <w:rPr>
          <w:rFonts w:eastAsia="Times New Roman" w:cs="Times New Roman"/>
          <w:color w:val="980000"/>
          <w:sz w:val="16"/>
          <w:szCs w:val="16"/>
          <w:lang w:val="en-US"/>
        </w:rPr>
        <w:t>IncludeEffectuations</w:t>
      </w:r>
      <w:proofErr w:type="spellEnd"/>
      <w:r w:rsidRPr="00F10602">
        <w:rPr>
          <w:rFonts w:eastAsia="Times New Roman" w:cs="Times New Roman"/>
          <w:color w:val="980000"/>
          <w:sz w:val="16"/>
          <w:szCs w:val="16"/>
          <w:lang w:val="en-US"/>
        </w:rPr>
        <w:t>&gt;</w:t>
      </w:r>
      <w:r w:rsidRPr="00F10602">
        <w:rPr>
          <w:rFonts w:eastAsia="Times New Roman" w:cs="Times New Roman"/>
          <w:sz w:val="16"/>
          <w:szCs w:val="16"/>
          <w:lang w:val="en-US"/>
        </w:rPr>
        <w:t>true</w:t>
      </w:r>
      <w:r w:rsidRPr="00F10602">
        <w:rPr>
          <w:rFonts w:eastAsia="Times New Roman" w:cs="Times New Roman"/>
          <w:color w:val="980000"/>
          <w:sz w:val="16"/>
          <w:szCs w:val="16"/>
          <w:lang w:val="en-US"/>
        </w:rPr>
        <w:t>&lt;/</w:t>
      </w:r>
      <w:proofErr w:type="spellStart"/>
      <w:r w:rsidRPr="00F10602">
        <w:rPr>
          <w:rFonts w:eastAsia="Times New Roman" w:cs="Times New Roman"/>
          <w:color w:val="980000"/>
          <w:sz w:val="16"/>
          <w:szCs w:val="16"/>
          <w:lang w:val="en-US"/>
        </w:rPr>
        <w:t>IncludeEffectuations</w:t>
      </w:r>
      <w:proofErr w:type="spellEnd"/>
      <w:r w:rsidRPr="00F10602">
        <w:rPr>
          <w:rFonts w:eastAsia="Times New Roman" w:cs="Times New Roman"/>
          <w:color w:val="980000"/>
          <w:sz w:val="16"/>
          <w:szCs w:val="16"/>
          <w:lang w:val="en-US"/>
        </w:rPr>
        <w:t>&gt;</w:t>
      </w:r>
      <w:r w:rsidRPr="00F10602">
        <w:rPr>
          <w:rFonts w:eastAsia="Times New Roman" w:cs="Times New Roman"/>
          <w:color w:val="980000"/>
          <w:sz w:val="16"/>
          <w:szCs w:val="16"/>
          <w:lang w:val="en-US"/>
        </w:rPr>
        <w:br/>
      </w:r>
      <w:r w:rsidRPr="00F10602">
        <w:rPr>
          <w:rFonts w:eastAsia="Times New Roman" w:cs="Times New Roman"/>
          <w:color w:val="980000"/>
          <w:sz w:val="16"/>
          <w:szCs w:val="16"/>
          <w:lang w:val="en-US"/>
        </w:rPr>
        <w:tab/>
      </w:r>
      <w:r w:rsidRPr="00F10602">
        <w:rPr>
          <w:rFonts w:eastAsia="Times New Roman" w:cs="Times New Roman"/>
          <w:color w:val="980000"/>
          <w:sz w:val="16"/>
          <w:szCs w:val="16"/>
          <w:lang w:val="en-US"/>
        </w:rPr>
        <w:t>&lt;</w:t>
      </w:r>
      <w:proofErr w:type="spellStart"/>
      <w:r w:rsidRPr="00F10602">
        <w:rPr>
          <w:rFonts w:eastAsia="Times New Roman" w:cs="Times New Roman"/>
          <w:color w:val="980000"/>
          <w:sz w:val="16"/>
          <w:szCs w:val="16"/>
          <w:lang w:val="en-US"/>
        </w:rPr>
        <w:t>IncludeNonRelevantPrescriptionMedications</w:t>
      </w:r>
      <w:proofErr w:type="spellEnd"/>
      <w:r w:rsidRPr="00F10602">
        <w:rPr>
          <w:rFonts w:eastAsia="Times New Roman" w:cs="Times New Roman"/>
          <w:color w:val="980000"/>
          <w:sz w:val="16"/>
          <w:szCs w:val="16"/>
          <w:lang w:val="en-US"/>
        </w:rPr>
        <w:t>&gt;</w:t>
      </w:r>
      <w:r w:rsidRPr="00F10602">
        <w:rPr>
          <w:rFonts w:eastAsia="Times New Roman" w:cs="Times New Roman"/>
          <w:sz w:val="16"/>
          <w:szCs w:val="16"/>
          <w:lang w:val="en-US"/>
        </w:rPr>
        <w:t>false</w:t>
      </w:r>
    </w:p>
    <w:p w:rsidR="00592243" w:rsidRDefault="00BA31AA" w14:paraId="00000115" w14:textId="77777777">
      <w:pPr>
        <w:ind w:left="720" w:firstLine="720"/>
        <w:rPr>
          <w:rFonts w:eastAsia="Times New Roman" w:cs="Times New Roman"/>
          <w:color w:val="980000"/>
          <w:sz w:val="16"/>
          <w:szCs w:val="16"/>
        </w:rPr>
      </w:pPr>
      <w:r>
        <w:rPr>
          <w:rFonts w:eastAsia="Times New Roman" w:cs="Times New Roman"/>
          <w:color w:val="980000"/>
          <w:sz w:val="16"/>
          <w:szCs w:val="16"/>
        </w:rPr>
        <w:t>&lt;/</w:t>
      </w:r>
      <w:proofErr w:type="spellStart"/>
      <w:r>
        <w:rPr>
          <w:rFonts w:eastAsia="Times New Roman" w:cs="Times New Roman"/>
          <w:color w:val="980000"/>
          <w:sz w:val="16"/>
          <w:szCs w:val="16"/>
        </w:rPr>
        <w:t>IncludeNonRelevantPrescriptionMedications</w:t>
      </w:r>
      <w:proofErr w:type="spellEnd"/>
      <w:r>
        <w:rPr>
          <w:rFonts w:eastAsia="Times New Roman" w:cs="Times New Roman"/>
          <w:color w:val="980000"/>
          <w:sz w:val="16"/>
          <w:szCs w:val="16"/>
        </w:rPr>
        <w:t>&gt;</w:t>
      </w:r>
    </w:p>
    <w:p w:rsidR="00592243" w:rsidRDefault="00BA31AA" w14:paraId="00000116" w14:textId="77777777">
      <w:pPr>
        <w:rPr>
          <w:rFonts w:eastAsia="Times New Roman" w:cs="Times New Roman"/>
          <w:color w:val="980000"/>
          <w:sz w:val="16"/>
          <w:szCs w:val="16"/>
        </w:rPr>
      </w:pPr>
      <w:r>
        <w:rPr>
          <w:rFonts w:eastAsia="Times New Roman" w:cs="Times New Roman"/>
          <w:color w:val="980000"/>
          <w:sz w:val="16"/>
          <w:szCs w:val="16"/>
        </w:rPr>
        <w:t>&lt;/</w:t>
      </w:r>
      <w:proofErr w:type="spellStart"/>
      <w:r>
        <w:rPr>
          <w:rFonts w:eastAsia="Times New Roman" w:cs="Times New Roman"/>
          <w:color w:val="980000"/>
          <w:sz w:val="16"/>
          <w:szCs w:val="16"/>
        </w:rPr>
        <w:t>GetMedicineCardRequest</w:t>
      </w:r>
      <w:proofErr w:type="spellEnd"/>
      <w:r>
        <w:rPr>
          <w:rFonts w:eastAsia="Times New Roman" w:cs="Times New Roman"/>
          <w:color w:val="980000"/>
          <w:sz w:val="16"/>
          <w:szCs w:val="16"/>
        </w:rPr>
        <w:t>&gt;</w:t>
      </w:r>
    </w:p>
    <w:p w:rsidR="00592243" w:rsidRDefault="00592243" w14:paraId="00000117" w14:textId="77777777">
      <w:pPr>
        <w:rPr>
          <w:rFonts w:eastAsia="Times New Roman" w:cs="Times New Roman"/>
          <w:sz w:val="16"/>
          <w:szCs w:val="16"/>
        </w:rPr>
      </w:pPr>
    </w:p>
    <w:p w:rsidR="00592243" w:rsidRDefault="00BA31AA" w14:paraId="00000118" w14:textId="77777777">
      <w:pPr>
        <w:rPr>
          <w:rFonts w:eastAsia="Times New Roman" w:cs="Times New Roman"/>
        </w:rPr>
      </w:pPr>
      <w:r>
        <w:rPr>
          <w:rFonts w:eastAsia="Times New Roman" w:cs="Times New Roman"/>
        </w:rPr>
        <w:t>Dette henter medicinkortet, som det så ud på bivirkningstidspunktet, inkl. receptordinationer og udleveringer.</w:t>
      </w:r>
    </w:p>
    <w:p w:rsidR="00592243" w:rsidRDefault="00592243" w14:paraId="00000119" w14:textId="77777777">
      <w:pPr>
        <w:rPr>
          <w:rFonts w:eastAsia="Times New Roman" w:cs="Times New Roman"/>
        </w:rPr>
      </w:pPr>
    </w:p>
    <w:p w:rsidR="00592243" w:rsidRDefault="00BA31AA" w14:paraId="0000011A" w14:textId="77777777">
      <w:pPr>
        <w:rPr>
          <w:rFonts w:eastAsia="Times New Roman" w:cs="Times New Roman"/>
        </w:rPr>
      </w:pPr>
      <w:r>
        <w:rPr>
          <w:rFonts w:eastAsia="Times New Roman" w:cs="Times New Roman"/>
        </w:rPr>
        <w:t xml:space="preserve">Vaccinationer kan hentes fra DDV med et kald til </w:t>
      </w:r>
      <w:proofErr w:type="spellStart"/>
      <w:r>
        <w:rPr>
          <w:rFonts w:eastAsia="Times New Roman" w:cs="Times New Roman"/>
          <w:i/>
        </w:rPr>
        <w:t>GetVaccinationCard</w:t>
      </w:r>
      <w:proofErr w:type="spellEnd"/>
      <w:r>
        <w:rPr>
          <w:rFonts w:eastAsia="Times New Roman" w:cs="Times New Roman"/>
        </w:rPr>
        <w:t>.</w:t>
      </w:r>
    </w:p>
    <w:p w:rsidR="00592243" w:rsidRDefault="00592243" w14:paraId="0000011B" w14:textId="77777777">
      <w:pPr>
        <w:rPr>
          <w:rFonts w:eastAsia="Times New Roman" w:cs="Times New Roman"/>
        </w:rPr>
      </w:pPr>
    </w:p>
    <w:p w:rsidRPr="00F10602" w:rsidR="00592243" w:rsidRDefault="00BA31AA" w14:paraId="0000011C" w14:textId="77777777">
      <w:pPr>
        <w:rPr>
          <w:rFonts w:ascii="Courier New" w:hAnsi="Courier New" w:eastAsia="Courier New" w:cs="Courier New"/>
          <w:color w:val="980000"/>
          <w:sz w:val="16"/>
          <w:szCs w:val="16"/>
          <w:lang w:val="en-US"/>
        </w:rPr>
      </w:pPr>
      <w:r w:rsidRPr="00F10602">
        <w:rPr>
          <w:rFonts w:ascii="Courier New" w:hAnsi="Courier New" w:eastAsia="Courier New" w:cs="Courier New"/>
          <w:color w:val="980000"/>
          <w:sz w:val="16"/>
          <w:szCs w:val="16"/>
          <w:lang w:val="en-US"/>
        </w:rPr>
        <w:t>&lt;</w:t>
      </w:r>
      <w:proofErr w:type="spellStart"/>
      <w:r w:rsidRPr="00F10602">
        <w:rPr>
          <w:rFonts w:ascii="Courier New" w:hAnsi="Courier New" w:eastAsia="Courier New" w:cs="Courier New"/>
          <w:color w:val="980000"/>
          <w:sz w:val="16"/>
          <w:szCs w:val="16"/>
          <w:lang w:val="en-US"/>
        </w:rPr>
        <w:t>GetVaccinationCardRequest</w:t>
      </w:r>
      <w:proofErr w:type="spellEnd"/>
      <w:r w:rsidRPr="00F10602">
        <w:rPr>
          <w:rFonts w:ascii="Courier New" w:hAnsi="Courier New" w:eastAsia="Courier New" w:cs="Courier New"/>
          <w:color w:val="980000"/>
          <w:sz w:val="16"/>
          <w:szCs w:val="16"/>
          <w:lang w:val="en-US"/>
        </w:rPr>
        <w:t>&gt;</w:t>
      </w:r>
    </w:p>
    <w:p w:rsidRPr="00F10602" w:rsidR="00592243" w:rsidRDefault="00BA31AA" w14:paraId="0000011D" w14:textId="77777777">
      <w:pPr>
        <w:rPr>
          <w:rFonts w:ascii="Courier New" w:hAnsi="Courier New" w:eastAsia="Courier New" w:cs="Courier New"/>
          <w:color w:val="980000"/>
          <w:sz w:val="16"/>
          <w:szCs w:val="16"/>
          <w:lang w:val="en-US"/>
        </w:rPr>
      </w:pPr>
      <w:r w:rsidRPr="00F10602">
        <w:rPr>
          <w:rFonts w:ascii="Courier New" w:hAnsi="Courier New" w:eastAsia="Courier New" w:cs="Courier New"/>
          <w:color w:val="980000"/>
          <w:sz w:val="16"/>
          <w:szCs w:val="16"/>
          <w:lang w:val="en-US"/>
        </w:rPr>
        <w:t xml:space="preserve">    &lt;</w:t>
      </w:r>
      <w:proofErr w:type="spellStart"/>
      <w:r w:rsidRPr="00F10602">
        <w:rPr>
          <w:rFonts w:ascii="Courier New" w:hAnsi="Courier New" w:eastAsia="Courier New" w:cs="Courier New"/>
          <w:color w:val="980000"/>
          <w:sz w:val="16"/>
          <w:szCs w:val="16"/>
          <w:lang w:val="en-US"/>
        </w:rPr>
        <w:t>PersonCivilRegistrationIdentifier</w:t>
      </w:r>
      <w:proofErr w:type="spellEnd"/>
      <w:r w:rsidRPr="00F10602">
        <w:rPr>
          <w:rFonts w:ascii="Courier New" w:hAnsi="Courier New" w:eastAsia="Courier New" w:cs="Courier New"/>
          <w:color w:val="980000"/>
          <w:sz w:val="16"/>
          <w:szCs w:val="16"/>
          <w:lang w:val="en-US"/>
        </w:rPr>
        <w:t>&gt;</w:t>
      </w:r>
      <w:proofErr w:type="spellStart"/>
      <w:r w:rsidRPr="00F10602">
        <w:rPr>
          <w:rFonts w:ascii="Courier New" w:hAnsi="Courier New" w:eastAsia="Courier New" w:cs="Courier New"/>
          <w:color w:val="000000"/>
          <w:sz w:val="16"/>
          <w:szCs w:val="16"/>
          <w:lang w:val="en-US"/>
        </w:rPr>
        <w:t>patientens</w:t>
      </w:r>
      <w:proofErr w:type="spellEnd"/>
      <w:r w:rsidRPr="00F10602">
        <w:rPr>
          <w:rFonts w:ascii="Courier New" w:hAnsi="Courier New" w:eastAsia="Courier New" w:cs="Courier New"/>
          <w:color w:val="000000"/>
          <w:sz w:val="16"/>
          <w:szCs w:val="16"/>
          <w:lang w:val="en-US"/>
        </w:rPr>
        <w:t xml:space="preserve"> </w:t>
      </w:r>
      <w:proofErr w:type="spellStart"/>
      <w:r w:rsidRPr="00F10602">
        <w:rPr>
          <w:rFonts w:ascii="Courier New" w:hAnsi="Courier New" w:eastAsia="Courier New" w:cs="Courier New"/>
          <w:color w:val="000000"/>
          <w:sz w:val="16"/>
          <w:szCs w:val="16"/>
          <w:lang w:val="en-US"/>
        </w:rPr>
        <w:t>cprnr</w:t>
      </w:r>
      <w:proofErr w:type="spellEnd"/>
      <w:r w:rsidRPr="00F10602">
        <w:rPr>
          <w:rFonts w:ascii="Courier New" w:hAnsi="Courier New" w:eastAsia="Courier New" w:cs="Courier New"/>
          <w:color w:val="980000"/>
          <w:sz w:val="16"/>
          <w:szCs w:val="16"/>
          <w:lang w:val="en-US"/>
        </w:rPr>
        <w:t>&lt;/</w:t>
      </w:r>
      <w:proofErr w:type="spellStart"/>
      <w:r w:rsidRPr="00F10602">
        <w:rPr>
          <w:rFonts w:ascii="Courier New" w:hAnsi="Courier New" w:eastAsia="Courier New" w:cs="Courier New"/>
          <w:color w:val="980000"/>
          <w:sz w:val="16"/>
          <w:szCs w:val="16"/>
          <w:lang w:val="en-US"/>
        </w:rPr>
        <w:t>PersonCivilRegistrationIdentifier</w:t>
      </w:r>
      <w:proofErr w:type="spellEnd"/>
      <w:r w:rsidRPr="00F10602">
        <w:rPr>
          <w:rFonts w:ascii="Courier New" w:hAnsi="Courier New" w:eastAsia="Courier New" w:cs="Courier New"/>
          <w:color w:val="980000"/>
          <w:sz w:val="16"/>
          <w:szCs w:val="16"/>
          <w:lang w:val="en-US"/>
        </w:rPr>
        <w:t>&gt;</w:t>
      </w:r>
    </w:p>
    <w:p w:rsidR="00592243" w:rsidRDefault="00BA31AA" w14:paraId="0000011E" w14:textId="77777777">
      <w:pPr>
        <w:rPr>
          <w:rFonts w:ascii="Courier New" w:hAnsi="Courier New" w:eastAsia="Courier New" w:cs="Courier New"/>
          <w:color w:val="980000"/>
          <w:sz w:val="16"/>
          <w:szCs w:val="16"/>
        </w:rPr>
      </w:pPr>
      <w:r>
        <w:rPr>
          <w:rFonts w:ascii="Courier New" w:hAnsi="Courier New" w:eastAsia="Courier New" w:cs="Courier New"/>
          <w:color w:val="980000"/>
          <w:sz w:val="16"/>
          <w:szCs w:val="16"/>
        </w:rPr>
        <w:t>&lt;/</w:t>
      </w:r>
      <w:proofErr w:type="spellStart"/>
      <w:r>
        <w:rPr>
          <w:rFonts w:ascii="Courier New" w:hAnsi="Courier New" w:eastAsia="Courier New" w:cs="Courier New"/>
          <w:color w:val="980000"/>
          <w:sz w:val="16"/>
          <w:szCs w:val="16"/>
        </w:rPr>
        <w:t>GetVaccinationCardRequest</w:t>
      </w:r>
      <w:proofErr w:type="spellEnd"/>
      <w:r>
        <w:rPr>
          <w:rFonts w:ascii="Courier New" w:hAnsi="Courier New" w:eastAsia="Courier New" w:cs="Courier New"/>
          <w:color w:val="980000"/>
          <w:sz w:val="16"/>
          <w:szCs w:val="16"/>
        </w:rPr>
        <w:t>&gt;</w:t>
      </w:r>
    </w:p>
    <w:p w:rsidR="00592243" w:rsidRDefault="00592243" w14:paraId="0000011F" w14:textId="77777777">
      <w:pPr>
        <w:rPr>
          <w:rFonts w:eastAsia="Times New Roman" w:cs="Times New Roman"/>
        </w:rPr>
      </w:pPr>
    </w:p>
    <w:p w:rsidR="00592243" w:rsidRDefault="00BA31AA" w14:paraId="00000120" w14:textId="0FC84037">
      <w:pPr>
        <w:rPr>
          <w:rFonts w:eastAsia="Times New Roman" w:cs="Times New Roman"/>
        </w:rPr>
      </w:pPr>
      <w:r>
        <w:rPr>
          <w:rFonts w:eastAsia="Times New Roman" w:cs="Times New Roman"/>
        </w:rPr>
        <w:t>Da det er ikke muligt at begrænse DDV</w:t>
      </w:r>
      <w:r w:rsidR="00EA3C97">
        <w:rPr>
          <w:rFonts w:eastAsia="Times New Roman" w:cs="Times New Roman"/>
        </w:rPr>
        <w:t>-</w:t>
      </w:r>
      <w:r>
        <w:rPr>
          <w:rFonts w:eastAsia="Times New Roman" w:cs="Times New Roman"/>
        </w:rPr>
        <w:t>kaldet til, hvordan vaccinationskortet så ud på bivirkningstidspunktet, skal dette håndteres af systemet efter DDV</w:t>
      </w:r>
      <w:r w:rsidR="00EA3C97">
        <w:rPr>
          <w:rFonts w:eastAsia="Times New Roman" w:cs="Times New Roman"/>
        </w:rPr>
        <w:t>-</w:t>
      </w:r>
      <w:r>
        <w:rPr>
          <w:rFonts w:eastAsia="Times New Roman" w:cs="Times New Roman"/>
        </w:rPr>
        <w:t xml:space="preserve">kaldet er foretaget. </w:t>
      </w:r>
      <w:commentRangeStart w:id="397"/>
      <w:commentRangeStart w:id="398"/>
      <w:r>
        <w:rPr>
          <w:rFonts w:eastAsia="Times New Roman" w:cs="Times New Roman"/>
        </w:rPr>
        <w:t>Det skyldes, at indberetningen af medicin</w:t>
      </w:r>
      <w:ins w:author="Ole Bak Jensen" w:date="2022-03-14T17:22:00Z" w:id="399">
        <w:r w:rsidR="00E4574A">
          <w:rPr>
            <w:rFonts w:eastAsia="Times New Roman" w:cs="Times New Roman"/>
          </w:rPr>
          <w:t xml:space="preserve"> og vacciner</w:t>
        </w:r>
      </w:ins>
      <w:r>
        <w:rPr>
          <w:rFonts w:eastAsia="Times New Roman" w:cs="Times New Roman"/>
        </w:rPr>
        <w:t xml:space="preserve"> ikke må indeholde datoer, der ligger efter bivirkningstidspunktet</w:t>
      </w:r>
      <w:commentRangeEnd w:id="397"/>
      <w:r w:rsidR="00655A0A">
        <w:rPr>
          <w:rStyle w:val="Kommentarhenvisning"/>
        </w:rPr>
        <w:commentReference w:id="397"/>
      </w:r>
      <w:commentRangeEnd w:id="398"/>
      <w:r w:rsidR="003E312C">
        <w:rPr>
          <w:rStyle w:val="Kommentarhenvisning"/>
        </w:rPr>
        <w:commentReference w:id="398"/>
      </w:r>
      <w:r>
        <w:rPr>
          <w:rFonts w:eastAsia="Times New Roman" w:cs="Times New Roman"/>
        </w:rPr>
        <w:t>, hvorfor det er ønskeligt, at indberetter ikke præsenteres for disse.</w:t>
      </w:r>
    </w:p>
    <w:p w:rsidR="00592243" w:rsidRDefault="00592243" w14:paraId="00000125" w14:textId="77777777">
      <w:pPr>
        <w:rPr>
          <w:rFonts w:eastAsia="Times New Roman" w:cs="Times New Roman"/>
        </w:rPr>
      </w:pPr>
    </w:p>
    <w:p w:rsidR="00592243" w:rsidRDefault="00BA31AA" w14:paraId="00000126" w14:textId="339EAC4E">
      <w:pPr>
        <w:pStyle w:val="Overskrift5"/>
        <w:numPr>
          <w:ilvl w:val="3"/>
          <w:numId w:val="13"/>
        </w:numPr>
      </w:pPr>
      <w:bookmarkStart w:name="_heading=h.ihv636" w:colFirst="0" w:colLast="0" w:id="400"/>
      <w:bookmarkEnd w:id="400"/>
      <w:commentRangeStart w:id="401"/>
      <w:commentRangeStart w:id="402"/>
      <w:r>
        <w:t>Medicin information</w:t>
      </w:r>
      <w:commentRangeEnd w:id="401"/>
      <w:r w:rsidR="006867A2">
        <w:rPr>
          <w:rStyle w:val="Kommentarhenvisning"/>
        </w:rPr>
        <w:commentReference w:id="401"/>
      </w:r>
      <w:commentRangeEnd w:id="402"/>
      <w:r w:rsidR="00E4574A">
        <w:rPr>
          <w:rStyle w:val="Kommentarhenvisning"/>
        </w:rPr>
        <w:commentReference w:id="402"/>
      </w:r>
    </w:p>
    <w:p w:rsidR="00592243" w:rsidRDefault="00BA31AA" w14:paraId="00000127" w14:textId="3A555BEC">
      <w:pPr>
        <w:rPr>
          <w:rFonts w:eastAsia="Times New Roman" w:cs="Times New Roman"/>
        </w:rPr>
      </w:pPr>
      <w:r>
        <w:rPr>
          <w:rFonts w:eastAsia="Times New Roman" w:cs="Times New Roman"/>
        </w:rPr>
        <w:t>Der indberettes følgende informationer om den mistænkte og samtidige medicin [FV-B.4 Drug information]:</w:t>
      </w:r>
    </w:p>
    <w:p w:rsidR="00592243" w:rsidRDefault="0064518A" w14:paraId="00000128" w14:textId="4610CA46">
      <w:pPr>
        <w:numPr>
          <w:ilvl w:val="0"/>
          <w:numId w:val="6"/>
        </w:numPr>
        <w:rPr>
          <w:rFonts w:eastAsia="Times New Roman" w:cs="Times New Roman"/>
        </w:rPr>
      </w:pPr>
      <w:r>
        <w:rPr>
          <w:rFonts w:eastAsia="Times New Roman" w:cs="Times New Roman"/>
        </w:rPr>
        <w:t>Kategorisering af medicinen som mistænkt eller samtidig</w:t>
      </w:r>
    </w:p>
    <w:p w:rsidR="00592243" w:rsidRDefault="00BA31AA" w14:paraId="00000129" w14:textId="77777777">
      <w:pPr>
        <w:numPr>
          <w:ilvl w:val="0"/>
          <w:numId w:val="6"/>
        </w:numPr>
        <w:rPr>
          <w:rFonts w:eastAsia="Times New Roman" w:cs="Times New Roman"/>
        </w:rPr>
      </w:pPr>
      <w:r>
        <w:rPr>
          <w:rFonts w:eastAsia="Times New Roman" w:cs="Times New Roman"/>
        </w:rPr>
        <w:t>Medicinens handelsnavn</w:t>
      </w:r>
    </w:p>
    <w:p w:rsidR="00592243" w:rsidRDefault="00BA31AA" w14:paraId="0000012B" w14:textId="35BB32F6">
      <w:pPr>
        <w:numPr>
          <w:ilvl w:val="0"/>
          <w:numId w:val="6"/>
        </w:numPr>
        <w:rPr>
          <w:rFonts w:eastAsia="Times New Roman" w:cs="Times New Roman"/>
        </w:rPr>
      </w:pPr>
      <w:r>
        <w:rPr>
          <w:rFonts w:eastAsia="Times New Roman" w:cs="Times New Roman"/>
        </w:rPr>
        <w:t xml:space="preserve">Batchnummer </w:t>
      </w:r>
      <w:ins w:author="Ole Bak Jensen" w:date="2022-03-14T17:23:00Z" w:id="403">
        <w:r w:rsidR="00E4574A">
          <w:rPr>
            <w:rFonts w:eastAsia="Times New Roman" w:cs="Times New Roman"/>
          </w:rPr>
          <w:t>(angives for vacciner)</w:t>
        </w:r>
      </w:ins>
    </w:p>
    <w:p w:rsidR="00592243" w:rsidRDefault="00BA31AA" w14:paraId="0000012C" w14:textId="77777777">
      <w:pPr>
        <w:numPr>
          <w:ilvl w:val="0"/>
          <w:numId w:val="6"/>
        </w:numPr>
        <w:rPr>
          <w:rFonts w:eastAsia="Times New Roman" w:cs="Times New Roman"/>
        </w:rPr>
      </w:pPr>
      <w:r>
        <w:rPr>
          <w:rFonts w:eastAsia="Times New Roman" w:cs="Times New Roman"/>
        </w:rPr>
        <w:t>Dosis</w:t>
      </w:r>
    </w:p>
    <w:p w:rsidR="00592243" w:rsidRDefault="00BA31AA" w14:paraId="0000012D" w14:textId="77777777">
      <w:pPr>
        <w:numPr>
          <w:ilvl w:val="0"/>
          <w:numId w:val="6"/>
        </w:numPr>
        <w:rPr>
          <w:rFonts w:eastAsia="Times New Roman" w:cs="Times New Roman"/>
        </w:rPr>
      </w:pPr>
      <w:r>
        <w:rPr>
          <w:rFonts w:eastAsia="Times New Roman" w:cs="Times New Roman"/>
        </w:rPr>
        <w:t>Form</w:t>
      </w:r>
    </w:p>
    <w:p w:rsidR="00592243" w:rsidRDefault="00BA31AA" w14:paraId="0000012E" w14:textId="77777777">
      <w:pPr>
        <w:numPr>
          <w:ilvl w:val="0"/>
          <w:numId w:val="6"/>
        </w:numPr>
        <w:rPr>
          <w:rFonts w:eastAsia="Times New Roman" w:cs="Times New Roman"/>
        </w:rPr>
      </w:pPr>
      <w:r>
        <w:rPr>
          <w:rFonts w:eastAsia="Times New Roman" w:cs="Times New Roman"/>
        </w:rPr>
        <w:t>Administrationsvej</w:t>
      </w:r>
    </w:p>
    <w:p w:rsidR="00592243" w:rsidRDefault="00BA31AA" w14:paraId="0000012F" w14:textId="2156D3DB">
      <w:pPr>
        <w:numPr>
          <w:ilvl w:val="0"/>
          <w:numId w:val="6"/>
        </w:numPr>
        <w:rPr>
          <w:rFonts w:eastAsia="Times New Roman" w:cs="Times New Roman"/>
        </w:rPr>
      </w:pPr>
      <w:r>
        <w:rPr>
          <w:rFonts w:eastAsia="Times New Roman" w:cs="Times New Roman"/>
        </w:rPr>
        <w:t xml:space="preserve">Startdato (skal være før </w:t>
      </w:r>
      <w:r w:rsidR="0016632C">
        <w:rPr>
          <w:rFonts w:eastAsia="Times New Roman" w:cs="Times New Roman"/>
        </w:rPr>
        <w:t xml:space="preserve">eller lig med </w:t>
      </w:r>
      <w:r>
        <w:rPr>
          <w:rFonts w:eastAsia="Times New Roman" w:cs="Times New Roman"/>
        </w:rPr>
        <w:t>bivirkningsstartdato)</w:t>
      </w:r>
    </w:p>
    <w:p w:rsidR="00592243" w:rsidRDefault="00BA31AA" w14:paraId="00000130" w14:textId="77777777">
      <w:pPr>
        <w:numPr>
          <w:ilvl w:val="0"/>
          <w:numId w:val="6"/>
        </w:numPr>
        <w:rPr>
          <w:rFonts w:eastAsia="Times New Roman" w:cs="Times New Roman"/>
        </w:rPr>
      </w:pPr>
      <w:r>
        <w:rPr>
          <w:rFonts w:eastAsia="Times New Roman" w:cs="Times New Roman"/>
        </w:rPr>
        <w:t>Slutdato</w:t>
      </w:r>
    </w:p>
    <w:p w:rsidR="00592243" w:rsidRDefault="002A084B" w14:paraId="00000131" w14:textId="1CFEF630">
      <w:pPr>
        <w:numPr>
          <w:ilvl w:val="0"/>
          <w:numId w:val="6"/>
        </w:numPr>
        <w:rPr>
          <w:rFonts w:eastAsia="Times New Roman" w:cs="Times New Roman"/>
        </w:rPr>
      </w:pPr>
      <w:r>
        <w:rPr>
          <w:rFonts w:eastAsia="Times New Roman" w:cs="Times New Roman"/>
        </w:rPr>
        <w:t>Status for lægemiddelbehandlingen</w:t>
      </w:r>
      <w:r w:rsidR="00BA31AA">
        <w:rPr>
          <w:rFonts w:eastAsia="Times New Roman" w:cs="Times New Roman"/>
        </w:rPr>
        <w:t xml:space="preserve">: For den mistænkte medicin angives, om den blev seponeret, </w:t>
      </w:r>
      <w:r w:rsidR="00251D4C">
        <w:rPr>
          <w:rFonts w:eastAsia="Times New Roman" w:cs="Times New Roman"/>
        </w:rPr>
        <w:t xml:space="preserve">eller </w:t>
      </w:r>
      <w:r w:rsidR="00BA31AA">
        <w:rPr>
          <w:rFonts w:eastAsia="Times New Roman" w:cs="Times New Roman"/>
        </w:rPr>
        <w:t xml:space="preserve">om dosis </w:t>
      </w:r>
      <w:r w:rsidR="00251D4C">
        <w:rPr>
          <w:rFonts w:eastAsia="Times New Roman" w:cs="Times New Roman"/>
        </w:rPr>
        <w:t xml:space="preserve">er </w:t>
      </w:r>
      <w:r>
        <w:rPr>
          <w:rFonts w:eastAsia="Times New Roman" w:cs="Times New Roman"/>
        </w:rPr>
        <w:t>ændret</w:t>
      </w:r>
      <w:r w:rsidR="00BA31AA">
        <w:rPr>
          <w:rFonts w:eastAsia="Times New Roman" w:cs="Times New Roman"/>
        </w:rPr>
        <w:t xml:space="preserve"> </w:t>
      </w:r>
      <w:r w:rsidR="00251D4C">
        <w:rPr>
          <w:rFonts w:eastAsia="Times New Roman" w:cs="Times New Roman"/>
        </w:rPr>
        <w:t xml:space="preserve">eller uændret </w:t>
      </w:r>
    </w:p>
    <w:p w:rsidR="00592243" w:rsidRDefault="00422F5D" w14:paraId="00000132" w14:textId="091C6E5B">
      <w:pPr>
        <w:numPr>
          <w:ilvl w:val="0"/>
          <w:numId w:val="6"/>
        </w:numPr>
        <w:rPr>
          <w:rFonts w:eastAsia="Times New Roman" w:cs="Times New Roman"/>
        </w:rPr>
      </w:pPr>
      <w:sdt>
        <w:sdtPr>
          <w:tag w:val="goog_rdk_149"/>
          <w:id w:val="1341661281"/>
        </w:sdtPr>
        <w:sdtEndPr/>
        <w:sdtContent/>
      </w:sdt>
      <w:r w:rsidR="00BA31AA">
        <w:rPr>
          <w:rFonts w:eastAsia="Times New Roman" w:cs="Times New Roman"/>
        </w:rPr>
        <w:t>Styrke</w:t>
      </w:r>
      <w:r w:rsidR="00A46F8E">
        <w:tab/>
      </w:r>
    </w:p>
    <w:p w:rsidR="00592243" w:rsidDel="00E4574A" w:rsidRDefault="00BA31AA" w14:paraId="00000133" w14:textId="040D25B0">
      <w:pPr>
        <w:numPr>
          <w:ilvl w:val="0"/>
          <w:numId w:val="6"/>
        </w:numPr>
        <w:rPr>
          <w:del w:author="Ole Bak Jensen" w:date="2022-03-14T17:23:00Z" w:id="404"/>
          <w:rFonts w:eastAsia="Times New Roman" w:cs="Times New Roman"/>
        </w:rPr>
      </w:pPr>
      <w:del w:author="Ole Bak Jensen" w:date="2022-03-14T17:23:00Z" w:id="405">
        <w:r w:rsidDel="00E4574A">
          <w:rPr>
            <w:rFonts w:eastAsia="Times New Roman" w:cs="Times New Roman"/>
          </w:rPr>
          <w:delText>Evt. yderligere beskrivelse</w:delText>
        </w:r>
      </w:del>
    </w:p>
    <w:p w:rsidR="00592243" w:rsidRDefault="00592243" w14:paraId="00000134" w14:textId="77777777">
      <w:pPr>
        <w:rPr>
          <w:rFonts w:eastAsia="Times New Roman" w:cs="Times New Roman"/>
        </w:rPr>
      </w:pPr>
    </w:p>
    <w:p w:rsidR="00592243" w:rsidRDefault="00BA31AA" w14:paraId="00000135" w14:textId="797BA771">
      <w:pPr>
        <w:rPr>
          <w:rFonts w:eastAsia="Times New Roman" w:cs="Times New Roman"/>
        </w:rPr>
      </w:pPr>
      <w:r>
        <w:rPr>
          <w:rFonts w:eastAsia="Times New Roman" w:cs="Times New Roman"/>
        </w:rPr>
        <w:t xml:space="preserve">Såfremt en aktuel behandling har en planlagt slutdato i fremtiden skal denne dato </w:t>
      </w:r>
      <w:r>
        <w:rPr>
          <w:rFonts w:eastAsia="Times New Roman" w:cs="Times New Roman"/>
          <w:u w:val="single"/>
        </w:rPr>
        <w:t xml:space="preserve">IKKE </w:t>
      </w:r>
      <w:r>
        <w:rPr>
          <w:rFonts w:eastAsia="Times New Roman" w:cs="Times New Roman"/>
        </w:rPr>
        <w:t xml:space="preserve">indberettes som slutdato i det strukturerede felt, da </w:t>
      </w:r>
      <w:commentRangeStart w:id="406"/>
      <w:commentRangeStart w:id="407"/>
      <w:proofErr w:type="spellStart"/>
      <w:r>
        <w:rPr>
          <w:rFonts w:eastAsia="Times New Roman" w:cs="Times New Roman"/>
        </w:rPr>
        <w:t>BivWS</w:t>
      </w:r>
      <w:proofErr w:type="spellEnd"/>
      <w:commentRangeEnd w:id="406"/>
      <w:r w:rsidR="006867A2">
        <w:rPr>
          <w:rStyle w:val="Kommentarhenvisning"/>
        </w:rPr>
        <w:commentReference w:id="406"/>
      </w:r>
      <w:commentRangeEnd w:id="407"/>
      <w:r w:rsidR="00F07CE3">
        <w:rPr>
          <w:rStyle w:val="Kommentarhenvisning"/>
        </w:rPr>
        <w:commentReference w:id="407"/>
      </w:r>
      <w:r>
        <w:rPr>
          <w:rFonts w:eastAsia="Times New Roman" w:cs="Times New Roman"/>
        </w:rPr>
        <w:t xml:space="preserve"> ikke understøtter datoer efter dags dato. </w:t>
      </w:r>
      <w:commentRangeStart w:id="408"/>
      <w:commentRangeStart w:id="409"/>
      <w:r>
        <w:rPr>
          <w:rFonts w:eastAsia="Times New Roman" w:cs="Times New Roman"/>
        </w:rPr>
        <w:t xml:space="preserve">Hvis informationen er relevant for den enkelte indberetning kan indberetteren angive dette i </w:t>
      </w:r>
      <w:r w:rsidR="002A084B">
        <w:rPr>
          <w:rFonts w:eastAsia="Times New Roman" w:cs="Times New Roman"/>
        </w:rPr>
        <w:t xml:space="preserve">feltet </w:t>
      </w:r>
      <w:r>
        <w:rPr>
          <w:rFonts w:eastAsia="Times New Roman" w:cs="Times New Roman"/>
        </w:rPr>
        <w:t xml:space="preserve">”Yderligere information om forløbet” </w:t>
      </w:r>
      <w:r w:rsidR="002A084B">
        <w:rPr>
          <w:rFonts w:eastAsia="Times New Roman" w:cs="Times New Roman"/>
        </w:rPr>
        <w:t xml:space="preserve">på fanen </w:t>
      </w:r>
      <w:r>
        <w:rPr>
          <w:rFonts w:eastAsia="Times New Roman" w:cs="Times New Roman"/>
        </w:rPr>
        <w:t>”</w:t>
      </w:r>
      <w:r w:rsidR="002A084B">
        <w:rPr>
          <w:rFonts w:eastAsia="Times New Roman" w:cs="Times New Roman"/>
        </w:rPr>
        <w:t xml:space="preserve">Yderligere </w:t>
      </w:r>
      <w:r w:rsidR="00F43CD0">
        <w:rPr>
          <w:rFonts w:eastAsia="Times New Roman" w:cs="Times New Roman"/>
        </w:rPr>
        <w:t>oplysninger</w:t>
      </w:r>
      <w:r>
        <w:rPr>
          <w:rFonts w:eastAsia="Times New Roman" w:cs="Times New Roman"/>
        </w:rPr>
        <w:t>”.</w:t>
      </w:r>
      <w:commentRangeEnd w:id="408"/>
      <w:r w:rsidR="006867A2">
        <w:rPr>
          <w:rStyle w:val="Kommentarhenvisning"/>
        </w:rPr>
        <w:commentReference w:id="408"/>
      </w:r>
      <w:commentRangeEnd w:id="409"/>
      <w:r w:rsidR="00F07CE3">
        <w:rPr>
          <w:rStyle w:val="Kommentarhenvisning"/>
        </w:rPr>
        <w:commentReference w:id="409"/>
      </w:r>
    </w:p>
    <w:p w:rsidR="00592243" w:rsidRDefault="00592243" w14:paraId="00000136" w14:textId="77777777">
      <w:pPr>
        <w:rPr>
          <w:rFonts w:eastAsia="Times New Roman" w:cs="Times New Roman"/>
        </w:rPr>
      </w:pPr>
    </w:p>
    <w:p w:rsidR="00592243" w:rsidRDefault="00BA31AA" w14:paraId="00000137" w14:textId="1E55BDD6">
      <w:pPr>
        <w:rPr>
          <w:rFonts w:eastAsia="Times New Roman" w:cs="Times New Roman"/>
        </w:rPr>
      </w:pPr>
      <w:r>
        <w:rPr>
          <w:rFonts w:eastAsia="Times New Roman" w:cs="Times New Roman"/>
        </w:rPr>
        <w:t xml:space="preserve">For den </w:t>
      </w:r>
      <w:r w:rsidR="008E7B31">
        <w:rPr>
          <w:rFonts w:eastAsia="Times New Roman" w:cs="Times New Roman"/>
        </w:rPr>
        <w:t xml:space="preserve">relevante </w:t>
      </w:r>
      <w:r>
        <w:rPr>
          <w:rFonts w:eastAsia="Times New Roman" w:cs="Times New Roman"/>
        </w:rPr>
        <w:t xml:space="preserve">historiske medicin, som indberetter har tilføjet, indberettes følgende information: [FV-1.8 Relevant </w:t>
      </w:r>
      <w:proofErr w:type="spellStart"/>
      <w:r>
        <w:rPr>
          <w:rFonts w:eastAsia="Times New Roman" w:cs="Times New Roman"/>
        </w:rPr>
        <w:t>past</w:t>
      </w:r>
      <w:proofErr w:type="spellEnd"/>
      <w:r>
        <w:rPr>
          <w:rFonts w:eastAsia="Times New Roman" w:cs="Times New Roman"/>
        </w:rPr>
        <w:t xml:space="preserve"> drug </w:t>
      </w:r>
      <w:proofErr w:type="spellStart"/>
      <w:r>
        <w:rPr>
          <w:rFonts w:eastAsia="Times New Roman" w:cs="Times New Roman"/>
        </w:rPr>
        <w:t>history</w:t>
      </w:r>
      <w:proofErr w:type="spellEnd"/>
      <w:r>
        <w:rPr>
          <w:rFonts w:eastAsia="Times New Roman" w:cs="Times New Roman"/>
        </w:rPr>
        <w:t>]</w:t>
      </w:r>
    </w:p>
    <w:p w:rsidR="00592243" w:rsidRDefault="00BA31AA" w14:paraId="00000138" w14:textId="77777777">
      <w:pPr>
        <w:numPr>
          <w:ilvl w:val="0"/>
          <w:numId w:val="6"/>
        </w:numPr>
        <w:rPr>
          <w:rFonts w:eastAsia="Times New Roman" w:cs="Times New Roman"/>
        </w:rPr>
      </w:pPr>
      <w:r>
        <w:rPr>
          <w:rFonts w:eastAsia="Times New Roman" w:cs="Times New Roman"/>
        </w:rPr>
        <w:t>Medicinens handelsnavn</w:t>
      </w:r>
    </w:p>
    <w:p w:rsidR="00592243" w:rsidRDefault="00BA31AA" w14:paraId="00000139" w14:textId="77777777">
      <w:pPr>
        <w:numPr>
          <w:ilvl w:val="0"/>
          <w:numId w:val="6"/>
        </w:numPr>
        <w:rPr>
          <w:rFonts w:eastAsia="Times New Roman" w:cs="Times New Roman"/>
        </w:rPr>
      </w:pPr>
      <w:r>
        <w:rPr>
          <w:rFonts w:eastAsia="Times New Roman" w:cs="Times New Roman"/>
        </w:rPr>
        <w:t>Startdato</w:t>
      </w:r>
    </w:p>
    <w:p w:rsidR="00592243" w:rsidRDefault="00BA31AA" w14:paraId="0000013A" w14:textId="77777777">
      <w:pPr>
        <w:numPr>
          <w:ilvl w:val="0"/>
          <w:numId w:val="6"/>
        </w:numPr>
        <w:rPr>
          <w:rFonts w:eastAsia="Times New Roman" w:cs="Times New Roman"/>
        </w:rPr>
      </w:pPr>
      <w:r>
        <w:rPr>
          <w:rFonts w:eastAsia="Times New Roman" w:cs="Times New Roman"/>
        </w:rPr>
        <w:t>Slutdato</w:t>
      </w:r>
    </w:p>
    <w:p w:rsidR="00592243" w:rsidRDefault="00BA31AA" w14:paraId="0000013B" w14:textId="77777777">
      <w:pPr>
        <w:numPr>
          <w:ilvl w:val="0"/>
          <w:numId w:val="6"/>
        </w:numPr>
        <w:rPr>
          <w:rFonts w:eastAsia="Times New Roman" w:cs="Times New Roman"/>
        </w:rPr>
      </w:pPr>
      <w:r>
        <w:rPr>
          <w:rFonts w:eastAsia="Times New Roman" w:cs="Times New Roman"/>
        </w:rPr>
        <w:t>Indikation</w:t>
      </w:r>
    </w:p>
    <w:p w:rsidR="00592243" w:rsidRDefault="00BA31AA" w14:paraId="0000013C" w14:textId="77777777">
      <w:pPr>
        <w:numPr>
          <w:ilvl w:val="0"/>
          <w:numId w:val="6"/>
        </w:numPr>
        <w:rPr>
          <w:rFonts w:eastAsia="Times New Roman" w:cs="Times New Roman"/>
        </w:rPr>
      </w:pPr>
      <w:r>
        <w:rPr>
          <w:rFonts w:eastAsia="Times New Roman" w:cs="Times New Roman"/>
        </w:rPr>
        <w:t>Evt. bivirkning (kort tekst)</w:t>
      </w:r>
    </w:p>
    <w:p w:rsidR="00592243" w:rsidRDefault="00592243" w14:paraId="0000013D" w14:textId="77777777">
      <w:pPr>
        <w:rPr>
          <w:rFonts w:eastAsia="Times New Roman" w:cs="Times New Roman"/>
        </w:rPr>
      </w:pPr>
    </w:p>
    <w:p w:rsidR="00592243" w:rsidRDefault="00BA31AA" w14:paraId="0000013E" w14:textId="146654C3">
      <w:pPr>
        <w:pStyle w:val="Overskrift5"/>
        <w:numPr>
          <w:ilvl w:val="3"/>
          <w:numId w:val="13"/>
        </w:numPr>
      </w:pPr>
      <w:bookmarkStart w:name="_heading=h.32hioqz" w:colFirst="0" w:colLast="0" w:id="410"/>
      <w:bookmarkEnd w:id="410"/>
      <w:r>
        <w:t>Ordination eller effektuering</w:t>
      </w:r>
    </w:p>
    <w:p w:rsidR="00592243" w:rsidRDefault="00BA31AA" w14:paraId="0000013F" w14:textId="3061E1C1">
      <w:pPr>
        <w:rPr>
          <w:rFonts w:eastAsia="Times New Roman" w:cs="Times New Roman"/>
        </w:rPr>
      </w:pPr>
      <w:r>
        <w:rPr>
          <w:rFonts w:eastAsia="Times New Roman" w:cs="Times New Roman"/>
          <w:u w:val="single"/>
        </w:rPr>
        <w:t>Mistænkt medicin</w:t>
      </w:r>
      <w:r>
        <w:rPr>
          <w:rFonts w:eastAsia="Times New Roman" w:cs="Times New Roman"/>
        </w:rPr>
        <w:t>: Indberetter vælger ordination og herefter den effektuering</w:t>
      </w:r>
      <w:r>
        <w:rPr>
          <w:rFonts w:eastAsia="Times New Roman" w:cs="Times New Roman"/>
          <w:vertAlign w:val="superscript"/>
        </w:rPr>
        <w:footnoteReference w:id="7"/>
      </w:r>
      <w:r>
        <w:rPr>
          <w:rFonts w:eastAsia="Times New Roman" w:cs="Times New Roman"/>
        </w:rPr>
        <w:t>, som indberetter mistænker. Såfremt der er udleveret forskellige generiske produkter, er det vigtigt, at indberetter tager stilling til, specifikt hvilket produkt (handelsnavn), der mistænkes at forårsage bivirkningen. Dette kan implementeres som en folde-ud-mulighed, hvis der for en ordination er tale om</w:t>
      </w:r>
      <w:ins w:author="Rikke Gr�ngaard" w:date="2022-03-08T15:27:00Z" w:id="411">
        <w:r w:rsidR="006867A2">
          <w:rPr>
            <w:rFonts w:eastAsia="Times New Roman" w:cs="Times New Roman"/>
          </w:rPr>
          <w:t xml:space="preserve"> udlevering af</w:t>
        </w:r>
      </w:ins>
      <w:del w:author="Rikke Gr�ngaard" w:date="2022-03-08T15:27:00Z" w:id="412">
        <w:r w:rsidDel="006867A2">
          <w:rPr>
            <w:rFonts w:eastAsia="Times New Roman" w:cs="Times New Roman"/>
          </w:rPr>
          <w:delText>, at der er udleveret</w:delText>
        </w:r>
      </w:del>
      <w:r>
        <w:rPr>
          <w:rFonts w:eastAsia="Times New Roman" w:cs="Times New Roman"/>
        </w:rPr>
        <w:t xml:space="preserve"> </w:t>
      </w:r>
      <w:r>
        <w:rPr>
          <w:rFonts w:eastAsia="Times New Roman" w:cs="Times New Roman"/>
        </w:rPr>
        <w:lastRenderedPageBreak/>
        <w:t>forskellig substituerbar medicin (effektueringer). Behandlingens startdato til indberetningen tages fra ordinationen. Alle øvrige data tages fra den valgte effektuering.</w:t>
      </w:r>
    </w:p>
    <w:p w:rsidR="00592243" w:rsidRDefault="00592243" w14:paraId="00000140" w14:textId="77777777">
      <w:pPr>
        <w:rPr>
          <w:rFonts w:eastAsia="Times New Roman" w:cs="Times New Roman"/>
        </w:rPr>
      </w:pPr>
    </w:p>
    <w:p w:rsidR="00592243" w:rsidRDefault="00BA31AA" w14:paraId="00000141" w14:textId="67413F1A">
      <w:pPr>
        <w:rPr>
          <w:rFonts w:eastAsia="Times New Roman" w:cs="Times New Roman"/>
        </w:rPr>
      </w:pPr>
      <w:r>
        <w:rPr>
          <w:rFonts w:eastAsia="Times New Roman" w:cs="Times New Roman"/>
          <w:u w:val="single"/>
        </w:rPr>
        <w:t>Samtidig og historisk</w:t>
      </w:r>
      <w:sdt>
        <w:sdtPr>
          <w:tag w:val="goog_rdk_151"/>
          <w:id w:val="2059666372"/>
        </w:sdtPr>
        <w:sdtEndPr/>
        <w:sdtContent>
          <w:r>
            <w:rPr>
              <w:rFonts w:eastAsia="Times New Roman" w:cs="Times New Roman"/>
              <w:u w:val="single"/>
            </w:rPr>
            <w:t xml:space="preserve"> medicin</w:t>
          </w:r>
        </w:sdtContent>
      </w:sdt>
      <w:r>
        <w:rPr>
          <w:rFonts w:eastAsia="Times New Roman" w:cs="Times New Roman"/>
        </w:rPr>
        <w:t>: Indberetter vælger ordination. Al data</w:t>
      </w:r>
      <w:r w:rsidR="00C815ED">
        <w:rPr>
          <w:rFonts w:eastAsia="Times New Roman" w:cs="Times New Roman"/>
        </w:rPr>
        <w:t xml:space="preserve"> </w:t>
      </w:r>
      <w:r>
        <w:rPr>
          <w:rFonts w:eastAsia="Times New Roman" w:cs="Times New Roman"/>
        </w:rPr>
        <w:t>inklusiv</w:t>
      </w:r>
      <w:r w:rsidR="00C95BBD">
        <w:rPr>
          <w:rFonts w:eastAsia="Times New Roman" w:cs="Times New Roman"/>
        </w:rPr>
        <w:t>e</w:t>
      </w:r>
      <w:r>
        <w:rPr>
          <w:rFonts w:eastAsia="Times New Roman" w:cs="Times New Roman"/>
        </w:rPr>
        <w:t xml:space="preserve"> startdato og handelsnavn tages fra den valgte ordination.</w:t>
      </w:r>
    </w:p>
    <w:p w:rsidR="00592243" w:rsidRDefault="00592243" w14:paraId="00000143" w14:textId="77777777">
      <w:pPr>
        <w:rPr>
          <w:rFonts w:eastAsia="Times New Roman" w:cs="Times New Roman"/>
        </w:rPr>
      </w:pPr>
    </w:p>
    <w:p w:rsidR="00592243" w:rsidRDefault="00BA31AA" w14:paraId="00000144" w14:textId="471D34CC">
      <w:pPr>
        <w:pStyle w:val="Overskrift5"/>
        <w:numPr>
          <w:ilvl w:val="3"/>
          <w:numId w:val="13"/>
        </w:numPr>
      </w:pPr>
      <w:bookmarkStart w:name="_heading=h.1hmsyys" w:colFirst="0" w:colLast="0" w:id="413"/>
      <w:bookmarkEnd w:id="413"/>
      <w:r>
        <w:t>Batchnumre for vacciner og udvalgte biologiske lægemidler</w:t>
      </w:r>
    </w:p>
    <w:p w:rsidR="00592243" w:rsidRDefault="00BA31AA" w14:paraId="00000145" w14:textId="32F184E2">
      <w:pPr>
        <w:rPr>
          <w:rFonts w:eastAsia="Times New Roman" w:cs="Times New Roman"/>
        </w:rPr>
      </w:pPr>
      <w:r>
        <w:rPr>
          <w:rFonts w:eastAsia="Times New Roman" w:cs="Times New Roman"/>
        </w:rPr>
        <w:t>For vaccinationer og udvalgte biologiske lægemidler</w:t>
      </w:r>
      <w:sdt>
        <w:sdtPr>
          <w:tag w:val="goog_rdk_152"/>
          <w:id w:val="-627235843"/>
        </w:sdtPr>
        <w:sdtEndPr/>
        <w:sdtContent>
          <w:sdt>
            <w:sdtPr>
              <w:tag w:val="goog_rdk_153"/>
              <w:id w:val="-1176804465"/>
            </w:sdtPr>
            <w:sdtEndPr/>
            <w:sdtContent/>
          </w:sdt>
        </w:sdtContent>
      </w:sdt>
      <w:r>
        <w:rPr>
          <w:rFonts w:eastAsia="Times New Roman" w:cs="Times New Roman"/>
        </w:rPr>
        <w:t xml:space="preserve"> er det væsentligt at batchnummer indberettes</w:t>
      </w:r>
      <w:del w:author="Rikke Gr�ngaard" w:date="2022-03-08T15:30:00Z" w:id="414">
        <w:r w:rsidDel="006867A2">
          <w:rPr>
            <w:rFonts w:eastAsia="Times New Roman" w:cs="Times New Roman"/>
          </w:rPr>
          <w:delText xml:space="preserve"> i det omfang, der er kendskab hertil.</w:delText>
        </w:r>
      </w:del>
      <w:ins w:author="Rikke Gr�ngaard" w:date="2022-03-08T15:30:00Z" w:id="415">
        <w:r w:rsidR="006867A2">
          <w:rPr>
            <w:rFonts w:eastAsia="Times New Roman" w:cs="Times New Roman"/>
          </w:rPr>
          <w:t xml:space="preserve"> hvis indberetter </w:t>
        </w:r>
        <w:r w:rsidR="00B45602">
          <w:rPr>
            <w:rFonts w:eastAsia="Times New Roman" w:cs="Times New Roman"/>
          </w:rPr>
          <w:t xml:space="preserve">kender batchnummeret. </w:t>
        </w:r>
      </w:ins>
    </w:p>
    <w:p w:rsidR="00592243" w:rsidRDefault="00592243" w14:paraId="00000146" w14:textId="77777777">
      <w:pPr>
        <w:rPr>
          <w:rFonts w:eastAsia="Times New Roman" w:cs="Times New Roman"/>
        </w:rPr>
      </w:pPr>
    </w:p>
    <w:p w:rsidR="00592243" w:rsidRDefault="00BA31AA" w14:paraId="00000147" w14:textId="26ADF3A2">
      <w:pPr>
        <w:pStyle w:val="Overskrift5"/>
        <w:numPr>
          <w:ilvl w:val="3"/>
          <w:numId w:val="13"/>
        </w:numPr>
      </w:pPr>
      <w:bookmarkStart w:name="_heading=h.41mghml" w:colFirst="0" w:colLast="0" w:id="416"/>
      <w:bookmarkEnd w:id="416"/>
      <w:r>
        <w:t>Doseringstekst</w:t>
      </w:r>
    </w:p>
    <w:p w:rsidRPr="00B45602" w:rsidR="00B45602" w:rsidRDefault="00BA31AA" w14:paraId="6EF968D2" w14:textId="5EAD72A8">
      <w:pPr>
        <w:rPr>
          <w:ins w:author="Rikke Gr�ngaard" w:date="2022-03-08T15:31:00Z" w:id="417"/>
          <w:rFonts w:eastAsia="Times New Roman" w:cs="Times New Roman"/>
          <w:rPrChange w:author="Rikke Gr�ngaard" w:date="2022-03-08T15:31:00Z" w:id="418">
            <w:rPr>
              <w:ins w:author="Rikke Gr�ngaard" w:date="2022-03-08T15:31:00Z" w:id="419"/>
              <w:rFonts w:ascii="Calibri" w:hAnsi="Calibri" w:eastAsia="Times New Roman" w:cs="Calibri"/>
              <w:lang w:val="da-DK"/>
            </w:rPr>
          </w:rPrChange>
        </w:rPr>
        <w:pPrChange w:author="Rikke Gr�ngaard" w:date="2022-03-08T15:31:00Z" w:id="420">
          <w:pPr>
            <w:spacing w:line="240" w:lineRule="auto"/>
          </w:pPr>
        </w:pPrChange>
      </w:pPr>
      <w:r>
        <w:rPr>
          <w:rFonts w:eastAsia="Times New Roman" w:cs="Times New Roman"/>
        </w:rPr>
        <w:t xml:space="preserve">Doseringsteksten fra FMK indberettes for de enkelte lægemidler. </w:t>
      </w:r>
      <w:del w:author="Morten Jensen" w:date="2022-01-28T10:20:00Z" w:id="421">
        <w:r w:rsidDel="0003518D">
          <w:rPr>
            <w:rFonts w:eastAsia="Times New Roman" w:cs="Times New Roman"/>
          </w:rPr>
          <w:delText>Se regler for kort/lang doseringstekst i BivWS-</w:delText>
        </w:r>
        <w:r w:rsidDel="0003518D" w:rsidR="00A42AB1">
          <w:rPr>
            <w:rFonts w:eastAsia="Times New Roman" w:cs="Times New Roman"/>
          </w:rPr>
          <w:delText>krav-og-test-dokument</w:delText>
        </w:r>
        <w:r w:rsidDel="0003518D">
          <w:rPr>
            <w:rFonts w:eastAsia="Times New Roman" w:cs="Times New Roman"/>
          </w:rPr>
          <w:delText>.</w:delText>
        </w:r>
      </w:del>
      <w:ins w:author="Rikke Gr�ngaard" w:date="2022-03-08T15:31:00Z" w:id="422">
        <w:r w:rsidRPr="00B45602" w:rsidR="00B45602">
          <w:rPr>
            <w:rFonts w:eastAsia="Times New Roman" w:cs="Times New Roman"/>
            <w:rPrChange w:author="Rikke Gr�ngaard" w:date="2022-03-08T15:31:00Z" w:id="423">
              <w:rPr>
                <w:rFonts w:ascii="Calibri" w:hAnsi="Calibri" w:eastAsia="Times New Roman" w:cs="Calibri"/>
                <w:lang w:val="da-DK"/>
              </w:rPr>
            </w:rPrChange>
          </w:rPr>
          <w:t>Hvis der er en kort tekst</w:t>
        </w:r>
      </w:ins>
      <w:ins w:author="Rikke Gr�ngaard" w:date="2022-03-08T15:32:00Z" w:id="424">
        <w:r w:rsidR="00B45602">
          <w:rPr>
            <w:rFonts w:eastAsia="Times New Roman" w:cs="Times New Roman"/>
          </w:rPr>
          <w:t xml:space="preserve"> (</w:t>
        </w:r>
      </w:ins>
      <w:proofErr w:type="spellStart"/>
      <w:ins w:author="Rikke Gr�ngaard" w:date="2022-03-08T15:31:00Z" w:id="425">
        <w:r w:rsidRPr="00B45602" w:rsidR="00B45602">
          <w:rPr>
            <w:rFonts w:eastAsia="Times New Roman" w:cs="Times New Roman"/>
            <w:rPrChange w:author="Rikke Gr�ngaard" w:date="2022-03-08T15:31:00Z" w:id="426">
              <w:rPr>
                <w:rFonts w:ascii="Calibri" w:hAnsi="Calibri" w:eastAsia="Times New Roman" w:cs="Calibri"/>
                <w:lang w:val="da-DK"/>
              </w:rPr>
            </w:rPrChange>
          </w:rPr>
          <w:t>DosageTranslationShortTextType</w:t>
        </w:r>
        <w:proofErr w:type="spellEnd"/>
        <w:r w:rsidRPr="00B45602" w:rsidR="00B45602">
          <w:rPr>
            <w:rFonts w:eastAsia="Times New Roman" w:cs="Times New Roman"/>
            <w:rPrChange w:author="Rikke Gr�ngaard" w:date="2022-03-08T15:31:00Z" w:id="427">
              <w:rPr>
                <w:rFonts w:ascii="Calibri" w:hAnsi="Calibri" w:eastAsia="Times New Roman" w:cs="Calibri"/>
                <w:lang w:val="da-DK"/>
              </w:rPr>
            </w:rPrChange>
          </w:rPr>
          <w:t xml:space="preserve">) bruges den som dosering. Hvis der kun findes lang tekst </w:t>
        </w:r>
      </w:ins>
      <w:ins w:author="Rikke Gr�ngaard" w:date="2022-03-08T15:32:00Z" w:id="428">
        <w:r w:rsidR="00B45602">
          <w:rPr>
            <w:rFonts w:eastAsia="Times New Roman" w:cs="Times New Roman"/>
          </w:rPr>
          <w:t>(</w:t>
        </w:r>
      </w:ins>
      <w:proofErr w:type="spellStart"/>
      <w:ins w:author="Rikke Gr�ngaard" w:date="2022-03-08T15:31:00Z" w:id="429">
        <w:r w:rsidRPr="00B45602" w:rsidR="00B45602">
          <w:rPr>
            <w:rFonts w:eastAsia="Times New Roman" w:cs="Times New Roman"/>
            <w:rPrChange w:author="Rikke Gr�ngaard" w:date="2022-03-08T15:31:00Z" w:id="430">
              <w:rPr>
                <w:rFonts w:ascii="Calibri" w:hAnsi="Calibri" w:eastAsia="Times New Roman" w:cs="Calibri"/>
                <w:lang w:val="da-DK"/>
              </w:rPr>
            </w:rPrChange>
          </w:rPr>
          <w:t>DosageTranslationLongTextType</w:t>
        </w:r>
        <w:proofErr w:type="spellEnd"/>
        <w:r w:rsidRPr="00B45602" w:rsidR="00B45602">
          <w:rPr>
            <w:rFonts w:eastAsia="Times New Roman" w:cs="Times New Roman"/>
            <w:rPrChange w:author="Rikke Gr�ngaard" w:date="2022-03-08T15:31:00Z" w:id="431">
              <w:rPr>
                <w:rFonts w:ascii="Calibri" w:hAnsi="Calibri" w:eastAsia="Times New Roman" w:cs="Calibri"/>
                <w:lang w:val="da-DK"/>
              </w:rPr>
            </w:rPrChange>
          </w:rPr>
          <w:t>) anvendes denne.</w:t>
        </w:r>
        <w:r w:rsidR="00B45602">
          <w:rPr>
            <w:rFonts w:eastAsia="Times New Roman" w:cs="Times New Roman"/>
          </w:rPr>
          <w:t xml:space="preserve"> </w:t>
        </w:r>
        <w:r w:rsidRPr="00B45602" w:rsidR="00B45602">
          <w:rPr>
            <w:rFonts w:eastAsia="Times New Roman" w:cs="Times New Roman"/>
            <w:rPrChange w:author="Rikke Gr�ngaard" w:date="2022-03-08T15:31:00Z" w:id="432">
              <w:rPr>
                <w:rFonts w:ascii="Calibri" w:hAnsi="Calibri" w:eastAsia="Times New Roman" w:cs="Calibri"/>
                <w:lang w:val="da-DK"/>
              </w:rPr>
            </w:rPrChange>
          </w:rPr>
          <w:t>Det skal også være muligt at udfylde dosering</w:t>
        </w:r>
        <w:r w:rsidR="00B45602">
          <w:rPr>
            <w:rFonts w:eastAsia="Times New Roman" w:cs="Times New Roman"/>
          </w:rPr>
          <w:t xml:space="preserve"> </w:t>
        </w:r>
        <w:r w:rsidRPr="00B45602" w:rsidR="00B45602">
          <w:rPr>
            <w:rFonts w:eastAsia="Times New Roman" w:cs="Times New Roman"/>
            <w:rPrChange w:author="Rikke Gr�ngaard" w:date="2022-03-08T15:31:00Z" w:id="433">
              <w:rPr>
                <w:rFonts w:ascii="Calibri" w:hAnsi="Calibri" w:eastAsia="Times New Roman" w:cs="Calibri"/>
                <w:lang w:val="da-DK"/>
              </w:rPr>
            </w:rPrChange>
          </w:rPr>
          <w:t>manuelt.</w:t>
        </w:r>
      </w:ins>
    </w:p>
    <w:p w:rsidRPr="00B45602" w:rsidR="00B45602" w:rsidRDefault="00B45602" w14:paraId="7F8DE852" w14:textId="77777777">
      <w:pPr>
        <w:rPr>
          <w:rFonts w:eastAsia="Times New Roman" w:cs="Times New Roman"/>
          <w:lang w:val="da-DK"/>
          <w:rPrChange w:author="Rikke Gr�ngaard" w:date="2022-03-08T15:31:00Z" w:id="434">
            <w:rPr>
              <w:rFonts w:eastAsia="Times New Roman" w:cs="Times New Roman"/>
            </w:rPr>
          </w:rPrChange>
        </w:rPr>
      </w:pPr>
    </w:p>
    <w:p w:rsidRPr="00C815ED" w:rsidR="00592243" w:rsidRDefault="002A084B" w14:paraId="0000014A" w14:textId="63D9E124">
      <w:pPr>
        <w:pStyle w:val="Overskrift5"/>
        <w:numPr>
          <w:ilvl w:val="3"/>
          <w:numId w:val="13"/>
        </w:numPr>
      </w:pPr>
      <w:bookmarkStart w:name="_heading=h.2grqrue" w:colFirst="0" w:colLast="0" w:id="435"/>
      <w:bookmarkEnd w:id="435"/>
      <w:r w:rsidRPr="00C815ED">
        <w:t>Status for lægemiddelbehandlingen</w:t>
      </w:r>
    </w:p>
    <w:p w:rsidR="00454085" w:rsidRDefault="00BA31AA" w14:paraId="2DF52549" w14:textId="6946578D">
      <w:pPr>
        <w:rPr>
          <w:rFonts w:eastAsia="Times New Roman" w:cs="Times New Roman"/>
        </w:rPr>
      </w:pPr>
      <w:r>
        <w:rPr>
          <w:rFonts w:eastAsia="Times New Roman" w:cs="Times New Roman"/>
        </w:rPr>
        <w:t>Under ‘</w:t>
      </w:r>
      <w:r w:rsidR="002A084B">
        <w:rPr>
          <w:rFonts w:eastAsia="Times New Roman" w:cs="Times New Roman"/>
        </w:rPr>
        <w:t>Behandlingsstatus</w:t>
      </w:r>
      <w:r>
        <w:rPr>
          <w:rFonts w:eastAsia="Times New Roman" w:cs="Times New Roman"/>
        </w:rPr>
        <w:t>’ skal indberetter aktivt udfylde den handling, der blev foretaget, da bivirkningen opstod (dosis blev reduceret, ophørte mm.). Feltet må ikke være udfyldt automatisk.</w:t>
      </w:r>
      <w:r w:rsidR="00251D4C">
        <w:rPr>
          <w:rFonts w:eastAsia="Times New Roman" w:cs="Times New Roman"/>
        </w:rPr>
        <w:t xml:space="preserve"> </w:t>
      </w:r>
      <w:commentRangeStart w:id="436"/>
      <w:commentRangeStart w:id="437"/>
      <w:r w:rsidR="00454085">
        <w:rPr>
          <w:rFonts w:eastAsia="Times New Roman" w:cs="Times New Roman"/>
        </w:rPr>
        <w:t>Da information om behandlingsstatus for det mistænkte lægemiddel er kritisk for sagsbehandlingen, anbefales det at inkludere en validering på udfyldelse af feltet, for at undgå unødig opfølgning med indberetteren.</w:t>
      </w:r>
      <w:commentRangeEnd w:id="436"/>
      <w:r w:rsidR="0003518D">
        <w:rPr>
          <w:rStyle w:val="Kommentarhenvisning"/>
        </w:rPr>
        <w:commentReference w:id="436"/>
      </w:r>
      <w:commentRangeEnd w:id="437"/>
      <w:r w:rsidR="0004383E">
        <w:rPr>
          <w:rStyle w:val="Kommentarhenvisning"/>
        </w:rPr>
        <w:commentReference w:id="437"/>
      </w:r>
    </w:p>
    <w:p w:rsidR="00CF1BF0" w:rsidRDefault="00CF1BF0" w14:paraId="19B8475F" w14:textId="4D96C494">
      <w:pPr>
        <w:rPr>
          <w:rFonts w:eastAsia="Times New Roman" w:cs="Times New Roman"/>
        </w:rPr>
      </w:pPr>
    </w:p>
    <w:p w:rsidR="00CF1BF0" w:rsidP="00CF1BF0" w:rsidRDefault="00CF1BF0" w14:paraId="2C003D08" w14:textId="26680302">
      <w:pPr>
        <w:pStyle w:val="Overskrift5"/>
        <w:numPr>
          <w:ilvl w:val="3"/>
          <w:numId w:val="13"/>
        </w:numPr>
      </w:pPr>
      <w:r w:rsidRPr="004D0094">
        <w:t>Styrke</w:t>
      </w:r>
    </w:p>
    <w:p w:rsidRPr="00B45602" w:rsidR="00B45602" w:rsidP="00B45602" w:rsidRDefault="00CF1BF0" w14:paraId="20D8BF05" w14:textId="08FD8D36">
      <w:pPr>
        <w:rPr>
          <w:ins w:author="Rikke Gr�ngaard" w:date="2022-03-08T15:35:00Z" w:id="438"/>
          <w:rFonts w:eastAsia="Times New Roman" w:cs="Times New Roman"/>
        </w:rPr>
      </w:pPr>
      <w:r w:rsidRPr="004D0094">
        <w:rPr>
          <w:rFonts w:eastAsia="Times New Roman" w:cs="Times New Roman"/>
        </w:rPr>
        <w:t>Lægemidlets styrke skal angives, hvis informationen findes.</w:t>
      </w:r>
      <w:ins w:author="Rikke Gr�ngaard" w:date="2022-03-08T15:34:00Z" w:id="439">
        <w:r w:rsidR="00B45602">
          <w:rPr>
            <w:rFonts w:eastAsia="Times New Roman" w:cs="Times New Roman"/>
          </w:rPr>
          <w:t xml:space="preserve"> </w:t>
        </w:r>
      </w:ins>
      <w:ins w:author="Rikke Gr�ngaard" w:date="2022-03-08T15:35:00Z" w:id="440">
        <w:r w:rsidRPr="00B45602" w:rsidR="00B45602">
          <w:rPr>
            <w:rFonts w:eastAsia="Times New Roman" w:cs="Times New Roman"/>
          </w:rPr>
          <w:t>Styrke mappes til separat f</w:t>
        </w:r>
        <w:del w:author="Ole Bak Jensen" w:date="2022-03-15T08:51:00Z" w:id="441">
          <w:r w:rsidRPr="00B45602" w:rsidDel="00385A39" w:rsidR="00B45602">
            <w:rPr>
              <w:rFonts w:eastAsia="Times New Roman" w:cs="Times New Roman"/>
            </w:rPr>
            <w:delText>l</w:delText>
          </w:r>
        </w:del>
        <w:r w:rsidRPr="00B45602" w:rsidR="00B45602">
          <w:rPr>
            <w:rFonts w:eastAsia="Times New Roman" w:cs="Times New Roman"/>
          </w:rPr>
          <w:t>e</w:t>
        </w:r>
      </w:ins>
      <w:ins w:author="Ole Bak Jensen" w:date="2022-03-15T08:51:00Z" w:id="442">
        <w:r w:rsidR="00385A39">
          <w:rPr>
            <w:rFonts w:eastAsia="Times New Roman" w:cs="Times New Roman"/>
          </w:rPr>
          <w:t>l</w:t>
        </w:r>
      </w:ins>
      <w:ins w:author="Rikke Gr�ngaard" w:date="2022-03-08T15:35:00Z" w:id="443">
        <w:r w:rsidRPr="00B45602" w:rsidR="00B45602">
          <w:rPr>
            <w:rFonts w:eastAsia="Times New Roman" w:cs="Times New Roman"/>
          </w:rPr>
          <w:t>t i snitf</w:t>
        </w:r>
        <w:del w:author="Ole Bak Jensen" w:date="2022-03-15T08:51:00Z" w:id="444">
          <w:r w:rsidRPr="00B45602" w:rsidDel="00385A39" w:rsidR="00B45602">
            <w:rPr>
              <w:rFonts w:eastAsia="Times New Roman" w:cs="Times New Roman"/>
            </w:rPr>
            <w:delText>a</w:delText>
          </w:r>
        </w:del>
        <w:r w:rsidRPr="00B45602" w:rsidR="00B45602">
          <w:rPr>
            <w:rFonts w:eastAsia="Times New Roman" w:cs="Times New Roman"/>
          </w:rPr>
          <w:t>l</w:t>
        </w:r>
      </w:ins>
      <w:ins w:author="Ole Bak Jensen" w:date="2022-03-15T08:51:00Z" w:id="445">
        <w:r w:rsidR="00385A39">
          <w:rPr>
            <w:rFonts w:eastAsia="Times New Roman" w:cs="Times New Roman"/>
          </w:rPr>
          <w:t>a</w:t>
        </w:r>
      </w:ins>
      <w:ins w:author="Rikke Gr�ngaard" w:date="2022-03-08T15:35:00Z" w:id="446">
        <w:r w:rsidRPr="00B45602" w:rsidR="00B45602">
          <w:rPr>
            <w:rFonts w:eastAsia="Times New Roman" w:cs="Times New Roman"/>
          </w:rPr>
          <w:t>den gældende for både struktureret og fritekst dosering.</w:t>
        </w:r>
        <w:r w:rsidR="00B45602">
          <w:rPr>
            <w:rFonts w:eastAsia="Times New Roman" w:cs="Times New Roman"/>
          </w:rPr>
          <w:t xml:space="preserve"> S</w:t>
        </w:r>
        <w:r w:rsidRPr="00B45602" w:rsidR="00B45602">
          <w:rPr>
            <w:rFonts w:eastAsia="Times New Roman" w:cs="Times New Roman"/>
          </w:rPr>
          <w:t>tyrketeksten</w:t>
        </w:r>
        <w:r w:rsidR="008D6780">
          <w:rPr>
            <w:rFonts w:eastAsia="Times New Roman" w:cs="Times New Roman"/>
          </w:rPr>
          <w:t xml:space="preserve"> skal anvendes</w:t>
        </w:r>
        <w:r w:rsidRPr="00B45602" w:rsidR="00B45602">
          <w:rPr>
            <w:rFonts w:eastAsia="Times New Roman" w:cs="Times New Roman"/>
          </w:rPr>
          <w:t>, hvis den er tilgængelig (</w:t>
        </w:r>
        <w:proofErr w:type="spellStart"/>
        <w:r w:rsidRPr="00B45602" w:rsidR="00B45602">
          <w:rPr>
            <w:rFonts w:eastAsia="Times New Roman" w:cs="Times New Roman"/>
          </w:rPr>
          <w:t>drugstrengthtexttype</w:t>
        </w:r>
        <w:proofErr w:type="spellEnd"/>
        <w:r w:rsidRPr="00B45602" w:rsidR="00B45602">
          <w:rPr>
            <w:rFonts w:eastAsia="Times New Roman" w:cs="Times New Roman"/>
          </w:rPr>
          <w:t xml:space="preserve">), </w:t>
        </w:r>
        <w:r w:rsidR="008D6780">
          <w:rPr>
            <w:rFonts w:eastAsia="Times New Roman" w:cs="Times New Roman"/>
          </w:rPr>
          <w:t>alternativt anvendes</w:t>
        </w:r>
        <w:r w:rsidRPr="00B45602" w:rsidR="00B45602">
          <w:rPr>
            <w:rFonts w:eastAsia="Times New Roman" w:cs="Times New Roman"/>
          </w:rPr>
          <w:t xml:space="preserve"> numerisk værdi (</w:t>
        </w:r>
        <w:proofErr w:type="spellStart"/>
        <w:r w:rsidRPr="00B45602" w:rsidR="00B45602">
          <w:rPr>
            <w:rFonts w:eastAsia="Times New Roman" w:cs="Times New Roman"/>
          </w:rPr>
          <w:t>drugStrengthValueType</w:t>
        </w:r>
        <w:proofErr w:type="spellEnd"/>
        <w:r w:rsidRPr="00B45602" w:rsidR="00B45602">
          <w:rPr>
            <w:rFonts w:eastAsia="Times New Roman" w:cs="Times New Roman"/>
          </w:rPr>
          <w:t>) og enhed (</w:t>
        </w:r>
        <w:proofErr w:type="spellStart"/>
        <w:r w:rsidRPr="00B45602" w:rsidR="00B45602">
          <w:rPr>
            <w:rFonts w:eastAsia="Times New Roman" w:cs="Times New Roman"/>
          </w:rPr>
          <w:t>unittext</w:t>
        </w:r>
        <w:proofErr w:type="spellEnd"/>
        <w:r w:rsidRPr="00B45602" w:rsidR="00B45602">
          <w:rPr>
            <w:rFonts w:eastAsia="Times New Roman" w:cs="Times New Roman"/>
          </w:rPr>
          <w:t>)</w:t>
        </w:r>
        <w:r w:rsidR="008D6780">
          <w:rPr>
            <w:rFonts w:eastAsia="Times New Roman" w:cs="Times New Roman"/>
          </w:rPr>
          <w:t xml:space="preserve">. </w:t>
        </w:r>
      </w:ins>
    </w:p>
    <w:p w:rsidRPr="00B45602" w:rsidR="00B45602" w:rsidP="00B45602" w:rsidRDefault="00B45602" w14:paraId="5112E5BD" w14:textId="3624F95C">
      <w:pPr>
        <w:rPr>
          <w:ins w:author="Rikke Gr�ngaard" w:date="2022-03-08T15:35:00Z" w:id="447"/>
          <w:rFonts w:eastAsia="Times New Roman" w:cs="Times New Roman"/>
        </w:rPr>
      </w:pPr>
      <w:ins w:author="Rikke Gr�ngaard" w:date="2022-03-08T15:35:00Z" w:id="448">
        <w:r w:rsidRPr="00B45602">
          <w:rPr>
            <w:rFonts w:eastAsia="Times New Roman" w:cs="Times New Roman"/>
          </w:rPr>
          <w:t>Det skal også være muligt at udfylde styrke manuelt.</w:t>
        </w:r>
      </w:ins>
    </w:p>
    <w:p w:rsidRPr="00CF1BF0" w:rsidR="008D6780" w:rsidP="00B45602" w:rsidRDefault="00B45602" w14:paraId="5849B452" w14:textId="00F230C5">
      <w:pPr>
        <w:rPr>
          <w:rFonts w:eastAsia="Times New Roman" w:cs="Times New Roman"/>
        </w:rPr>
      </w:pPr>
      <w:ins w:author="Rikke Gr�ngaard" w:date="2022-03-08T15:35:00Z" w:id="449">
        <w:r w:rsidRPr="00B45602">
          <w:rPr>
            <w:rFonts w:eastAsia="Times New Roman" w:cs="Times New Roman"/>
          </w:rPr>
          <w:t>Henvis til snitflade</w:t>
        </w:r>
        <w:r>
          <w:rPr>
            <w:rFonts w:eastAsia="Times New Roman" w:cs="Times New Roman"/>
          </w:rPr>
          <w:t xml:space="preserve"> her</w:t>
        </w:r>
      </w:ins>
      <w:del w:author="Morten Jensen" w:date="2022-01-28T10:34:00Z" w:id="450">
        <w:r w:rsidRPr="004D0094" w:rsidDel="00EA10D6" w:rsidR="00CF1BF0">
          <w:rPr>
            <w:rFonts w:eastAsia="Times New Roman" w:cs="Times New Roman"/>
          </w:rPr>
          <w:delText xml:space="preserve"> Da der ikke er et styrkefelt i E2B, skal lægemidlets styrke indsættes efter lægemiddelnavnet i "medicinalproduct" feltet</w:delText>
        </w:r>
        <w:r w:rsidDel="00EA10D6" w:rsidR="00910719">
          <w:rPr>
            <w:rFonts w:eastAsia="Times New Roman" w:cs="Times New Roman"/>
          </w:rPr>
          <w:delText xml:space="preserve"> (beskrevet yderligere i BivWS-krav-og-test-dokument)</w:delText>
        </w:r>
        <w:r w:rsidRPr="004D0094" w:rsidDel="00EA10D6" w:rsidR="00CF1BF0">
          <w:rPr>
            <w:rFonts w:eastAsia="Times New Roman" w:cs="Times New Roman"/>
          </w:rPr>
          <w:delText xml:space="preserve">. </w:delText>
        </w:r>
      </w:del>
    </w:p>
    <w:p w:rsidR="00592243" w:rsidRDefault="00592243" w14:paraId="0000014C" w14:textId="70428D7C">
      <w:pPr>
        <w:rPr>
          <w:rFonts w:eastAsia="Times New Roman" w:cs="Times New Roman"/>
        </w:rPr>
      </w:pPr>
    </w:p>
    <w:p w:rsidRPr="004D0094" w:rsidR="00C10844" w:rsidP="004D0094" w:rsidRDefault="00C10844" w14:paraId="443AC542" w14:textId="2A6E9B1D">
      <w:pPr>
        <w:pStyle w:val="Overskrift5"/>
        <w:numPr>
          <w:ilvl w:val="3"/>
          <w:numId w:val="13"/>
        </w:numPr>
      </w:pPr>
      <w:r w:rsidRPr="004D0094">
        <w:t>Substitution og interaktion</w:t>
      </w:r>
    </w:p>
    <w:p w:rsidR="00815B62" w:rsidP="00C10844" w:rsidRDefault="00C10844" w14:paraId="43C5AE38" w14:textId="63BCDBE4">
      <w:pPr>
        <w:rPr>
          <w:ins w:author="Rikke Gr�ngaard" w:date="2022-03-08T15:44:00Z" w:id="451"/>
          <w:rFonts w:eastAsia="Times New Roman" w:cs="Times New Roman"/>
        </w:rPr>
      </w:pPr>
      <w:r>
        <w:rPr>
          <w:rFonts w:eastAsia="Times New Roman" w:cs="Times New Roman"/>
        </w:rPr>
        <w:t xml:space="preserve">Mistanke om bivirkning på grund af substitution mellem forskellige </w:t>
      </w:r>
      <w:ins w:author="Rikke Gr�ngaard" w:date="2022-03-08T15:43:00Z" w:id="452">
        <w:r w:rsidR="00815B62">
          <w:rPr>
            <w:rFonts w:eastAsia="Times New Roman" w:cs="Times New Roman"/>
          </w:rPr>
          <w:t>lægemidler (</w:t>
        </w:r>
      </w:ins>
      <w:r>
        <w:rPr>
          <w:rFonts w:eastAsia="Times New Roman" w:cs="Times New Roman"/>
        </w:rPr>
        <w:t>varemærker/handelsnavne</w:t>
      </w:r>
      <w:ins w:author="Rikke Gr�ngaard" w:date="2022-03-08T15:43:00Z" w:id="453">
        <w:r w:rsidR="00815B62">
          <w:rPr>
            <w:rFonts w:eastAsia="Times New Roman" w:cs="Times New Roman"/>
          </w:rPr>
          <w:t>)</w:t>
        </w:r>
      </w:ins>
      <w:r>
        <w:rPr>
          <w:rFonts w:eastAsia="Times New Roman" w:cs="Times New Roman"/>
        </w:rPr>
        <w:t xml:space="preserve"> foreslås implementeret med </w:t>
      </w:r>
      <w:ins w:author="Rikke Gr�ngaard" w:date="2022-03-08T15:43:00Z" w:id="454">
        <w:r w:rsidR="00815B62">
          <w:rPr>
            <w:rFonts w:eastAsia="Times New Roman" w:cs="Times New Roman"/>
          </w:rPr>
          <w:t xml:space="preserve">eksempelvis </w:t>
        </w:r>
      </w:ins>
      <w:r>
        <w:rPr>
          <w:rFonts w:eastAsia="Times New Roman" w:cs="Times New Roman"/>
        </w:rPr>
        <w:t>en tjekboks</w:t>
      </w:r>
      <w:ins w:author="Rikke Gr�ngaard" w:date="2022-03-08T15:43:00Z" w:id="455">
        <w:r w:rsidR="00815B62">
          <w:rPr>
            <w:rFonts w:eastAsia="Times New Roman" w:cs="Times New Roman"/>
          </w:rPr>
          <w:t xml:space="preserve"> </w:t>
        </w:r>
      </w:ins>
      <w:ins w:author="Rikke Gr�ngaard" w:date="2022-03-08T15:44:00Z" w:id="456">
        <w:r w:rsidR="00815B62">
          <w:rPr>
            <w:rFonts w:eastAsia="Times New Roman" w:cs="Times New Roman"/>
          </w:rPr>
          <w:t>der</w:t>
        </w:r>
      </w:ins>
      <w:ins w:author="Rikke Gr�ngaard" w:date="2022-03-08T15:43:00Z" w:id="457">
        <w:r w:rsidR="00815B62">
          <w:rPr>
            <w:rFonts w:eastAsia="Times New Roman" w:cs="Times New Roman"/>
          </w:rPr>
          <w:t xml:space="preserve"> ved </w:t>
        </w:r>
      </w:ins>
      <w:del w:author="Rikke Gr�ngaard" w:date="2022-03-08T15:43:00Z" w:id="458">
        <w:r w:rsidDel="00815B62">
          <w:rPr>
            <w:rFonts w:eastAsia="Times New Roman" w:cs="Times New Roman"/>
          </w:rPr>
          <w:delText xml:space="preserve">, der ved </w:delText>
        </w:r>
      </w:del>
      <w:r>
        <w:rPr>
          <w:rFonts w:eastAsia="Times New Roman" w:cs="Times New Roman"/>
        </w:rPr>
        <w:t>afkrydsning udløse</w:t>
      </w:r>
      <w:ins w:author="Rikke Gr�ngaard" w:date="2022-03-08T15:44:00Z" w:id="459">
        <w:r w:rsidR="00815B62">
          <w:rPr>
            <w:rFonts w:eastAsia="Times New Roman" w:cs="Times New Roman"/>
          </w:rPr>
          <w:t>r</w:t>
        </w:r>
      </w:ins>
      <w:del w:author="Rikke Gr�ngaard" w:date="2022-03-08T15:43:00Z" w:id="460">
        <w:r w:rsidDel="00815B62">
          <w:rPr>
            <w:rFonts w:eastAsia="Times New Roman" w:cs="Times New Roman"/>
          </w:rPr>
          <w:delText>r</w:delText>
        </w:r>
      </w:del>
      <w:r>
        <w:rPr>
          <w:rFonts w:eastAsia="Times New Roman" w:cs="Times New Roman"/>
        </w:rPr>
        <w:t xml:space="preserve"> en tekstboks, hvor </w:t>
      </w:r>
      <w:r w:rsidR="00251D4C">
        <w:rPr>
          <w:rFonts w:eastAsia="Times New Roman" w:cs="Times New Roman"/>
        </w:rPr>
        <w:t>indberetteren</w:t>
      </w:r>
      <w:r>
        <w:rPr>
          <w:rFonts w:eastAsia="Times New Roman" w:cs="Times New Roman"/>
        </w:rPr>
        <w:t xml:space="preserve"> kan uddybe forløbet omkring substitutionen (skærmbillede </w:t>
      </w:r>
      <w:r w:rsidR="00922F58">
        <w:rPr>
          <w:rFonts w:eastAsia="Times New Roman" w:cs="Times New Roman"/>
        </w:rPr>
        <w:t>3</w:t>
      </w:r>
      <w:r>
        <w:rPr>
          <w:rFonts w:eastAsia="Times New Roman" w:cs="Times New Roman"/>
        </w:rPr>
        <w:t xml:space="preserve">). </w:t>
      </w:r>
    </w:p>
    <w:p w:rsidR="00C10844" w:rsidP="00C10844" w:rsidRDefault="00C10844" w14:paraId="7865EE0A" w14:textId="075EC4A2">
      <w:pPr>
        <w:rPr>
          <w:ins w:author="Rikke Gr�ngaard" w:date="2022-03-08T15:39:00Z" w:id="461"/>
          <w:rFonts w:eastAsia="Times New Roman" w:cs="Times New Roman"/>
        </w:rPr>
      </w:pPr>
      <w:r>
        <w:rPr>
          <w:rFonts w:eastAsia="Times New Roman" w:cs="Times New Roman"/>
        </w:rPr>
        <w:t xml:space="preserve">Mistanke om bivirkning på grund af interaktion mellem forskellig medicin foreslås ligeledes implementeret med </w:t>
      </w:r>
      <w:ins w:author="Rikke Gr�ngaard" w:date="2022-03-08T15:44:00Z" w:id="462">
        <w:r w:rsidR="00815B62">
          <w:rPr>
            <w:rFonts w:eastAsia="Times New Roman" w:cs="Times New Roman"/>
          </w:rPr>
          <w:t xml:space="preserve">eksempelvis </w:t>
        </w:r>
      </w:ins>
      <w:r>
        <w:rPr>
          <w:rFonts w:eastAsia="Times New Roman" w:cs="Times New Roman"/>
        </w:rPr>
        <w:t xml:space="preserve">en tjekboks, der ved afkrydsning udløser en tekstboks, hvor </w:t>
      </w:r>
      <w:del w:author="Rikke Gr�ngaard" w:date="2022-03-08T15:44:00Z" w:id="463">
        <w:r w:rsidDel="00815B62">
          <w:rPr>
            <w:rFonts w:eastAsia="Times New Roman" w:cs="Times New Roman"/>
          </w:rPr>
          <w:delText xml:space="preserve">klinikeren </w:delText>
        </w:r>
      </w:del>
      <w:ins w:author="Rikke Gr�ngaard" w:date="2022-03-08T15:44:00Z" w:id="464">
        <w:r w:rsidR="00815B62">
          <w:rPr>
            <w:rFonts w:eastAsia="Times New Roman" w:cs="Times New Roman"/>
          </w:rPr>
          <w:t xml:space="preserve">indberetter </w:t>
        </w:r>
      </w:ins>
      <w:r>
        <w:rPr>
          <w:rFonts w:eastAsia="Times New Roman" w:cs="Times New Roman"/>
        </w:rPr>
        <w:t xml:space="preserve">kan uddybe forløbet og beskrive de lægemidler, der mistænkes at interagere. </w:t>
      </w:r>
      <w:del w:author="Morten Jensen" w:date="2022-01-28T10:34:00Z" w:id="465">
        <w:r w:rsidDel="00EA10D6" w:rsidR="00220D90">
          <w:rPr>
            <w:rFonts w:eastAsia="Times New Roman" w:cs="Times New Roman"/>
          </w:rPr>
          <w:delText xml:space="preserve">Da der ikke findes strukturerede E2B felter til substitution og interaktion, skal information i tjekbokse og tekstbokse indberettes i </w:delText>
        </w:r>
        <w:r w:rsidRPr="005C4995" w:rsidDel="00EA10D6" w:rsidR="00220D90">
          <w:rPr>
            <w:rFonts w:eastAsia="Times New Roman" w:cs="Times New Roman"/>
          </w:rPr>
          <w:delText>narrativeincludeclinical</w:delText>
        </w:r>
        <w:r w:rsidDel="00EA10D6" w:rsidR="00220D90">
          <w:rPr>
            <w:rFonts w:eastAsia="Times New Roman" w:cs="Times New Roman"/>
          </w:rPr>
          <w:delText xml:space="preserve"> (beskrevet yderligere i BivWS-krav-og-test-dokument).</w:delText>
        </w:r>
      </w:del>
    </w:p>
    <w:p w:rsidR="008D6780" w:rsidP="00C10844" w:rsidRDefault="008D6780" w14:paraId="7431DEE7" w14:textId="77777777">
      <w:pPr>
        <w:rPr>
          <w:rFonts w:eastAsia="Times New Roman" w:cs="Times New Roman"/>
        </w:rPr>
      </w:pPr>
    </w:p>
    <w:p w:rsidR="00232E7F" w:rsidP="00C10844" w:rsidRDefault="00232E7F" w14:paraId="63636D22" w14:textId="77777777">
      <w:pPr>
        <w:rPr>
          <w:rFonts w:eastAsia="Times New Roman" w:cs="Times New Roman"/>
        </w:rPr>
      </w:pPr>
    </w:p>
    <w:p w:rsidR="00C10844" w:rsidRDefault="00C10844" w14:paraId="4467B1BA" w14:textId="1E7E9B88">
      <w:pPr>
        <w:rPr>
          <w:rFonts w:eastAsia="Times New Roman" w:cs="Times New Roman"/>
        </w:rPr>
      </w:pPr>
    </w:p>
    <w:p w:rsidR="002C5AEA" w:rsidRDefault="00896D4A" w14:paraId="71997D63" w14:textId="085E8C2D">
      <w:pPr>
        <w:rPr>
          <w:rFonts w:eastAsia="Times New Roman" w:cs="Times New Roman"/>
        </w:rPr>
        <w:pPrChange w:author="Rikke Gr�ngaard" w:date="2022-03-08T15:45:00Z" w:id="466">
          <w:pPr>
            <w:keepNext/>
          </w:pPr>
        </w:pPrChange>
      </w:pPr>
      <w:r>
        <w:rPr>
          <w:noProof/>
        </w:rPr>
        <w:lastRenderedPageBreak/>
        <w:drawing>
          <wp:inline distT="0" distB="0" distL="0" distR="0" wp14:anchorId="36916336" wp14:editId="2EA08F7B">
            <wp:extent cx="5732882" cy="1771650"/>
            <wp:effectExtent l="0" t="0" r="1270"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65238"/>
                    <a:stretch/>
                  </pic:blipFill>
                  <pic:spPr bwMode="auto">
                    <a:xfrm>
                      <a:off x="0" y="0"/>
                      <a:ext cx="5733415" cy="1771815"/>
                    </a:xfrm>
                    <a:prstGeom prst="rect">
                      <a:avLst/>
                    </a:prstGeom>
                    <a:noFill/>
                    <a:ln>
                      <a:noFill/>
                    </a:ln>
                    <a:extLst>
                      <a:ext uri="{53640926-AAD7-44D8-BBD7-CCE9431645EC}">
                        <a14:shadowObscured xmlns:a14="http://schemas.microsoft.com/office/drawing/2010/main"/>
                      </a:ext>
                    </a:extLst>
                  </pic:spPr>
                </pic:pic>
              </a:graphicData>
            </a:graphic>
          </wp:inline>
        </w:drawing>
      </w:r>
    </w:p>
    <w:p w:rsidR="002C5AEA" w:rsidP="002C5AEA" w:rsidRDefault="002C5AEA" w14:paraId="286C307C" w14:textId="70416CEB">
      <w:pPr>
        <w:pBdr>
          <w:top w:val="nil"/>
          <w:left w:val="nil"/>
          <w:bottom w:val="nil"/>
          <w:right w:val="nil"/>
          <w:between w:val="nil"/>
        </w:pBdr>
        <w:spacing w:after="200" w:line="240" w:lineRule="auto"/>
        <w:rPr>
          <w:rFonts w:eastAsia="Times New Roman" w:cs="Times New Roman"/>
          <w:i/>
          <w:color w:val="1F497D"/>
          <w:sz w:val="18"/>
          <w:szCs w:val="18"/>
        </w:rPr>
      </w:pPr>
      <w:r>
        <w:rPr>
          <w:rFonts w:eastAsia="Times New Roman" w:cs="Times New Roman"/>
          <w:i/>
          <w:color w:val="1F497D"/>
          <w:sz w:val="18"/>
          <w:szCs w:val="18"/>
        </w:rPr>
        <w:t xml:space="preserve">Skærmbillede </w:t>
      </w:r>
      <w:r w:rsidR="00922F58">
        <w:rPr>
          <w:rFonts w:eastAsia="Times New Roman" w:cs="Times New Roman"/>
          <w:i/>
          <w:color w:val="1F497D"/>
          <w:sz w:val="18"/>
          <w:szCs w:val="18"/>
        </w:rPr>
        <w:t xml:space="preserve">3 </w:t>
      </w:r>
      <w:r>
        <w:rPr>
          <w:rFonts w:eastAsia="Times New Roman" w:cs="Times New Roman"/>
          <w:i/>
          <w:color w:val="1F497D"/>
          <w:sz w:val="18"/>
          <w:szCs w:val="18"/>
        </w:rPr>
        <w:t>- Mistanke om substitution eller interaktion udløser en tekstboks</w:t>
      </w:r>
    </w:p>
    <w:p w:rsidR="002C5AEA" w:rsidRDefault="002C5AEA" w14:paraId="7A217BDB" w14:textId="77777777">
      <w:pPr>
        <w:rPr>
          <w:rFonts w:eastAsia="Times New Roman" w:cs="Times New Roman"/>
        </w:rPr>
      </w:pPr>
    </w:p>
    <w:p w:rsidR="00592243" w:rsidRDefault="00323C97" w14:paraId="0000014D" w14:textId="06A37D34">
      <w:pPr>
        <w:pStyle w:val="Overskrift5"/>
        <w:numPr>
          <w:ilvl w:val="3"/>
          <w:numId w:val="13"/>
        </w:numPr>
      </w:pPr>
      <w:r>
        <w:t>Forslag til brugergrænsefladen</w:t>
      </w:r>
      <w:r w:rsidR="007F18C8">
        <w:t xml:space="preserve"> for medicin</w:t>
      </w:r>
    </w:p>
    <w:p w:rsidR="004330E5" w:rsidP="004330E5" w:rsidRDefault="004330E5" w14:paraId="5F26ED15" w14:textId="730B4720">
      <w:pPr>
        <w:rPr>
          <w:rFonts w:eastAsia="Times New Roman" w:cs="Times New Roman"/>
        </w:rPr>
      </w:pPr>
      <w:r>
        <w:rPr>
          <w:rFonts w:eastAsia="Times New Roman" w:cs="Times New Roman"/>
        </w:rPr>
        <w:t xml:space="preserve">Databeskyttelsesforordningen dikterer, at </w:t>
      </w:r>
      <w:r w:rsidR="0016632C">
        <w:rPr>
          <w:rFonts w:eastAsia="Times New Roman" w:cs="Times New Roman"/>
        </w:rPr>
        <w:t>L</w:t>
      </w:r>
      <w:r>
        <w:rPr>
          <w:rFonts w:eastAsia="Times New Roman" w:cs="Times New Roman"/>
        </w:rPr>
        <w:t>ægemiddelstyrelsen ikke må modtage personfølsomme oplysninger, som ikke er relevant for sagsbehandlingen. Derfor er det vigtigt at sikre, at brugergrænsefladen for medicin bliver designet på en måde, der bedst muligt understøtter dette samt guider indberetteren til at udfylde informationen om patientens medicin bedst muligt.</w:t>
      </w:r>
    </w:p>
    <w:p w:rsidR="004330E5" w:rsidP="004330E5" w:rsidRDefault="004330E5" w14:paraId="78E8CD11" w14:textId="77777777">
      <w:pPr>
        <w:rPr>
          <w:rFonts w:eastAsia="Times New Roman" w:cs="Times New Roman"/>
        </w:rPr>
      </w:pPr>
    </w:p>
    <w:p w:rsidR="0016632C" w:rsidP="0016632C" w:rsidRDefault="004330E5" w14:paraId="04925C9B" w14:textId="5ACFDFF6">
      <w:pPr>
        <w:rPr>
          <w:rFonts w:eastAsia="Times New Roman" w:cs="Times New Roman"/>
        </w:rPr>
      </w:pPr>
      <w:del w:author="Morten Jensen" w:date="2022-01-28T10:39:00Z" w:id="467">
        <w:r w:rsidDel="00EA10D6">
          <w:rPr>
            <w:rFonts w:eastAsia="Times New Roman" w:cs="Times New Roman"/>
          </w:rPr>
          <w:delText xml:space="preserve">For </w:delText>
        </w:r>
      </w:del>
      <w:ins w:author="Morten Jensen" w:date="2022-01-28T10:39:00Z" w:id="468">
        <w:r w:rsidR="00EA10D6">
          <w:rPr>
            <w:rFonts w:eastAsia="Times New Roman" w:cs="Times New Roman"/>
          </w:rPr>
          <w:t xml:space="preserve">Samtidig og </w:t>
        </w:r>
      </w:ins>
      <w:r>
        <w:rPr>
          <w:rFonts w:eastAsia="Times New Roman" w:cs="Times New Roman"/>
        </w:rPr>
        <w:t xml:space="preserve">historisk medicin </w:t>
      </w:r>
      <w:del w:author="Morten Jensen" w:date="2022-01-28T10:39:00Z" w:id="469">
        <w:r w:rsidDel="00EA10D6">
          <w:rPr>
            <w:rFonts w:eastAsia="Times New Roman" w:cs="Times New Roman"/>
          </w:rPr>
          <w:delText xml:space="preserve">gælder det modsatte, nemlig at det </w:delText>
        </w:r>
      </w:del>
      <w:ins w:author="Morten Jensen" w:date="2022-01-28T10:39:00Z" w:id="470">
        <w:r w:rsidR="00EA10D6">
          <w:rPr>
            <w:rFonts w:eastAsia="Times New Roman" w:cs="Times New Roman"/>
          </w:rPr>
          <w:t xml:space="preserve">er </w:t>
        </w:r>
      </w:ins>
      <w:r>
        <w:rPr>
          <w:rFonts w:eastAsia="Times New Roman" w:cs="Times New Roman"/>
        </w:rPr>
        <w:t>i udgangspunktet ikke er relevant for indberetningen, med mindre klinikeren vurderer det til at være relevant</w:t>
      </w:r>
      <w:ins w:author="Rikke Gr�ngaard" w:date="2022-03-08T16:04:00Z" w:id="471">
        <w:r w:rsidR="004E5D6B">
          <w:rPr>
            <w:rFonts w:eastAsia="Times New Roman" w:cs="Times New Roman"/>
          </w:rPr>
          <w:t xml:space="preserve">. Oplysninger om samtidig og historisk medicin må </w:t>
        </w:r>
      </w:ins>
      <w:del w:author="Rikke Gr�ngaard" w:date="2022-03-08T16:04:00Z" w:id="472">
        <w:r w:rsidDel="004E5D6B">
          <w:rPr>
            <w:rFonts w:eastAsia="Times New Roman" w:cs="Times New Roman"/>
          </w:rPr>
          <w:delText xml:space="preserve">, hvorfor det ikke må </w:delText>
        </w:r>
      </w:del>
      <w:ins w:author="Rikke Gr�ngaard" w:date="2022-03-08T16:04:00Z" w:id="473">
        <w:r w:rsidR="004E5D6B">
          <w:rPr>
            <w:rFonts w:eastAsia="Times New Roman" w:cs="Times New Roman"/>
          </w:rPr>
          <w:t xml:space="preserve">derfor ikke </w:t>
        </w:r>
      </w:ins>
      <w:r>
        <w:rPr>
          <w:rFonts w:eastAsia="Times New Roman" w:cs="Times New Roman"/>
        </w:rPr>
        <w:t>være udfyldt</w:t>
      </w:r>
      <w:r w:rsidR="00BE6A7F">
        <w:rPr>
          <w:rFonts w:eastAsia="Times New Roman" w:cs="Times New Roman"/>
        </w:rPr>
        <w:t>/tilvalgt</w:t>
      </w:r>
      <w:r>
        <w:rPr>
          <w:rFonts w:eastAsia="Times New Roman" w:cs="Times New Roman"/>
        </w:rPr>
        <w:t xml:space="preserve"> på forhånd.</w:t>
      </w:r>
      <w:ins w:author="Morten Jensen" w:date="2022-01-28T10:40:00Z" w:id="474">
        <w:r w:rsidR="00EA10D6">
          <w:rPr>
            <w:rFonts w:eastAsia="Times New Roman" w:cs="Times New Roman"/>
          </w:rPr>
          <w:t xml:space="preserve"> </w:t>
        </w:r>
      </w:ins>
      <w:r w:rsidR="000E19C0">
        <w:rPr>
          <w:rFonts w:eastAsia="Times New Roman" w:cs="Times New Roman"/>
        </w:rPr>
        <w:t>D</w:t>
      </w:r>
      <w:r w:rsidR="0016632C">
        <w:rPr>
          <w:rFonts w:eastAsia="Times New Roman" w:cs="Times New Roman"/>
        </w:rPr>
        <w:t>et</w:t>
      </w:r>
      <w:r w:rsidR="000E19C0">
        <w:rPr>
          <w:rFonts w:eastAsia="Times New Roman" w:cs="Times New Roman"/>
        </w:rPr>
        <w:t xml:space="preserve"> er</w:t>
      </w:r>
      <w:r w:rsidR="0016632C">
        <w:rPr>
          <w:rFonts w:eastAsia="Times New Roman" w:cs="Times New Roman"/>
        </w:rPr>
        <w:t xml:space="preserve"> </w:t>
      </w:r>
      <w:del w:author="Morten Jensen" w:date="2022-01-28T10:39:00Z" w:id="475">
        <w:r w:rsidDel="00EA10D6" w:rsidR="0016632C">
          <w:rPr>
            <w:rFonts w:eastAsia="Times New Roman" w:cs="Times New Roman"/>
          </w:rPr>
          <w:delText xml:space="preserve">vigtigt at nævne, at det </w:delText>
        </w:r>
      </w:del>
      <w:ins w:author="Rikke Gr�ngaard" w:date="2022-03-08T16:04:00Z" w:id="476">
        <w:r w:rsidR="004E5D6B">
          <w:rPr>
            <w:rFonts w:eastAsia="Times New Roman" w:cs="Times New Roman"/>
          </w:rPr>
          <w:t>i</w:t>
        </w:r>
      </w:ins>
      <w:del w:author="Rikke Gr�ngaard" w:date="2022-03-08T16:04:00Z" w:id="477">
        <w:r w:rsidDel="004E5D6B" w:rsidR="0016632C">
          <w:rPr>
            <w:rFonts w:eastAsia="Times New Roman" w:cs="Times New Roman"/>
          </w:rPr>
          <w:delText>I</w:delText>
        </w:r>
      </w:del>
      <w:r w:rsidR="0016632C">
        <w:rPr>
          <w:rFonts w:eastAsia="Times New Roman" w:cs="Times New Roman"/>
        </w:rPr>
        <w:t xml:space="preserve"> sidste ende er klinikeren, der er bekendt med detaljerne i patientens forløb</w:t>
      </w:r>
      <w:del w:author="Rikke Gr�ngaard" w:date="2022-03-08T16:04:00Z" w:id="478">
        <w:r w:rsidDel="004E5D6B" w:rsidR="0016632C">
          <w:rPr>
            <w:rFonts w:eastAsia="Times New Roman" w:cs="Times New Roman"/>
          </w:rPr>
          <w:delText>,</w:delText>
        </w:r>
      </w:del>
      <w:r w:rsidR="0016632C">
        <w:rPr>
          <w:rFonts w:eastAsia="Times New Roman" w:cs="Times New Roman"/>
        </w:rPr>
        <w:t xml:space="preserve"> og det er klinikerens ansvar at indberette de relevante informationer. Derfor er det vigtigt at sikre</w:t>
      </w:r>
      <w:del w:author="Rikke Gr�ngaard" w:date="2022-03-08T16:05:00Z" w:id="479">
        <w:r w:rsidDel="004E5D6B" w:rsidR="0016632C">
          <w:rPr>
            <w:rFonts w:eastAsia="Times New Roman" w:cs="Times New Roman"/>
          </w:rPr>
          <w:delText>,</w:delText>
        </w:r>
      </w:del>
      <w:r w:rsidR="0016632C">
        <w:rPr>
          <w:rFonts w:eastAsia="Times New Roman" w:cs="Times New Roman"/>
        </w:rPr>
        <w:t xml:space="preserve"> at uanset hvordan brugergrænsefladen for medicin implementeres, skal det være muligt at til- og fravælge medicin fra listen samt ændre på kategoriseringen af medicin som mistænkt, samtidig eller historisk.</w:t>
      </w:r>
    </w:p>
    <w:p w:rsidR="0016632C" w:rsidRDefault="0016632C" w14:paraId="13537A95" w14:textId="6E93C9EE">
      <w:pPr>
        <w:rPr>
          <w:rFonts w:eastAsia="Times New Roman" w:cs="Times New Roman"/>
        </w:rPr>
      </w:pPr>
    </w:p>
    <w:p w:rsidR="0016632C" w:rsidP="0016632C" w:rsidRDefault="0016632C" w14:paraId="193601D1" w14:textId="07A30242">
      <w:pPr>
        <w:rPr>
          <w:rFonts w:eastAsia="Times New Roman" w:cs="Times New Roman"/>
        </w:rPr>
      </w:pPr>
      <w:commentRangeStart w:id="480"/>
      <w:r>
        <w:rPr>
          <w:rFonts w:eastAsia="Times New Roman" w:cs="Times New Roman"/>
        </w:rPr>
        <w:t xml:space="preserve">I praksis er der naturligvis flere måder at implementere dette på. I vores eksempel er det implementeret som en ’drag and drop’ løsning, hvor skærmbilledet inkluderer separate tabeller til mistænkt, </w:t>
      </w:r>
      <w:commentRangeStart w:id="481"/>
      <w:commentRangeStart w:id="482"/>
      <w:commentRangeStart w:id="483"/>
      <w:ins w:author="Morten Jensen" w:date="2022-01-28T10:40:00Z" w:id="484">
        <w:r w:rsidR="00EA10D6">
          <w:rPr>
            <w:rFonts w:eastAsia="Times New Roman" w:cs="Times New Roman"/>
          </w:rPr>
          <w:t xml:space="preserve">relevant </w:t>
        </w:r>
        <w:commentRangeEnd w:id="481"/>
        <w:r w:rsidR="00EA10D6">
          <w:rPr>
            <w:rStyle w:val="Kommentarhenvisning"/>
          </w:rPr>
          <w:commentReference w:id="481"/>
        </w:r>
      </w:ins>
      <w:commentRangeEnd w:id="482"/>
      <w:r w:rsidR="004E5D6B">
        <w:rPr>
          <w:rStyle w:val="Kommentarhenvisning"/>
        </w:rPr>
        <w:commentReference w:id="482"/>
      </w:r>
      <w:commentRangeEnd w:id="483"/>
      <w:r w:rsidR="00E80C46">
        <w:rPr>
          <w:rStyle w:val="Kommentarhenvisning"/>
        </w:rPr>
        <w:commentReference w:id="483"/>
      </w:r>
      <w:r>
        <w:rPr>
          <w:rFonts w:eastAsia="Times New Roman" w:cs="Times New Roman"/>
        </w:rPr>
        <w:t>samtidig og relevant historisk medicin</w:t>
      </w:r>
      <w:r w:rsidR="0049384E">
        <w:rPr>
          <w:rFonts w:eastAsia="Times New Roman" w:cs="Times New Roman"/>
        </w:rPr>
        <w:t xml:space="preserve"> (skærmbillede 4)</w:t>
      </w:r>
      <w:r>
        <w:rPr>
          <w:rFonts w:eastAsia="Times New Roman" w:cs="Times New Roman"/>
        </w:rPr>
        <w:t>. I denne løsning har vi inkluderet en ekstra kategori ’øvrig medicin</w:t>
      </w:r>
      <w:ins w:author="Rikke Gr�ngaard" w:date="2022-03-08T16:07:00Z" w:id="485">
        <w:r w:rsidR="005F5A62">
          <w:rPr>
            <w:rFonts w:eastAsia="Times New Roman" w:cs="Times New Roman"/>
          </w:rPr>
          <w:t>’</w:t>
        </w:r>
      </w:ins>
      <w:r>
        <w:rPr>
          <w:rFonts w:eastAsia="Times New Roman" w:cs="Times New Roman"/>
        </w:rPr>
        <w:t xml:space="preserve"> </w:t>
      </w:r>
      <w:ins w:author="Rikke Gr�ngaard" w:date="2022-03-08T16:07:00Z" w:id="486">
        <w:r w:rsidR="005F5A62">
          <w:rPr>
            <w:rFonts w:eastAsia="Times New Roman" w:cs="Times New Roman"/>
          </w:rPr>
          <w:t xml:space="preserve">som ikke </w:t>
        </w:r>
      </w:ins>
      <w:del w:author="Rikke Gr�ngaard" w:date="2022-03-08T16:07:00Z" w:id="487">
        <w:r w:rsidDel="005F5A62">
          <w:rPr>
            <w:rFonts w:eastAsia="Times New Roman" w:cs="Times New Roman"/>
          </w:rPr>
          <w:delText>(</w:delText>
        </w:r>
      </w:del>
      <w:r>
        <w:rPr>
          <w:rFonts w:eastAsia="Times New Roman" w:cs="Times New Roman"/>
        </w:rPr>
        <w:t>medtages</w:t>
      </w:r>
      <w:ins w:author="Rikke Gr�ngaard" w:date="2022-03-08T16:07:00Z" w:id="488">
        <w:r w:rsidR="005F5A62">
          <w:rPr>
            <w:rFonts w:eastAsia="Times New Roman" w:cs="Times New Roman"/>
          </w:rPr>
          <w:t xml:space="preserve"> </w:t>
        </w:r>
      </w:ins>
      <w:del w:author="Rikke Gr�ngaard" w:date="2022-03-08T16:07:00Z" w:id="489">
        <w:r w:rsidDel="005F5A62">
          <w:rPr>
            <w:rFonts w:eastAsia="Times New Roman" w:cs="Times New Roman"/>
          </w:rPr>
          <w:delText xml:space="preserve"> ikke </w:delText>
        </w:r>
      </w:del>
      <w:r>
        <w:rPr>
          <w:rFonts w:eastAsia="Times New Roman" w:cs="Times New Roman"/>
        </w:rPr>
        <w:t>i indberetningen</w:t>
      </w:r>
      <w:del w:author="Rikke Gr�ngaard" w:date="2022-03-08T16:07:00Z" w:id="490">
        <w:r w:rsidDel="005F5A62">
          <w:rPr>
            <w:rFonts w:eastAsia="Times New Roman" w:cs="Times New Roman"/>
          </w:rPr>
          <w:delText>)’</w:delText>
        </w:r>
      </w:del>
      <w:r>
        <w:rPr>
          <w:rFonts w:eastAsia="Times New Roman" w:cs="Times New Roman"/>
        </w:rPr>
        <w:t xml:space="preserve">, hvor </w:t>
      </w:r>
      <w:del w:author="Morten Jensen" w:date="2022-01-28T10:42:00Z" w:id="491">
        <w:r w:rsidDel="00EA10D6">
          <w:rPr>
            <w:rFonts w:eastAsia="Times New Roman" w:cs="Times New Roman"/>
          </w:rPr>
          <w:delText xml:space="preserve">den </w:delText>
        </w:r>
      </w:del>
      <w:ins w:author="Morten Jensen" w:date="2022-01-28T10:42:00Z" w:id="492">
        <w:r w:rsidR="00EA10D6">
          <w:rPr>
            <w:rFonts w:eastAsia="Times New Roman" w:cs="Times New Roman"/>
          </w:rPr>
          <w:t xml:space="preserve">al patientens </w:t>
        </w:r>
      </w:ins>
      <w:r>
        <w:rPr>
          <w:rFonts w:eastAsia="Times New Roman" w:cs="Times New Roman"/>
        </w:rPr>
        <w:t xml:space="preserve">medicin, der </w:t>
      </w:r>
      <w:del w:author="Morten Jensen" w:date="2022-01-28T10:42:00Z" w:id="493">
        <w:r w:rsidDel="00EA10D6">
          <w:rPr>
            <w:rFonts w:eastAsia="Times New Roman" w:cs="Times New Roman"/>
          </w:rPr>
          <w:delText>er kategoriseret som historisk ud fra datoerne i FMK</w:delText>
        </w:r>
      </w:del>
      <w:ins w:author="Morten Jensen" w:date="2022-01-28T10:42:00Z" w:id="494">
        <w:r w:rsidR="00EA10D6">
          <w:rPr>
            <w:rFonts w:eastAsia="Times New Roman" w:cs="Times New Roman"/>
          </w:rPr>
          <w:t>ikke allerede er valgt som mistænkt</w:t>
        </w:r>
      </w:ins>
      <w:r>
        <w:rPr>
          <w:rFonts w:eastAsia="Times New Roman" w:cs="Times New Roman"/>
        </w:rPr>
        <w:t>, placeres på forhånd. Indberetteren kan herefter nemt tilføje medicin fra ’øvrig medicin’ til de andre kategorier eller flytte medicin mellem kategorierne ved simpel ’drag and drop’. Denne løsning gør det meget tydeligt for indberetteren at se hvilken medicin, der er inkluderet i indberetningen.</w:t>
      </w:r>
      <w:commentRangeEnd w:id="480"/>
      <w:r w:rsidR="004E5D6B">
        <w:rPr>
          <w:rStyle w:val="Kommentarhenvisning"/>
        </w:rPr>
        <w:commentReference w:id="480"/>
      </w:r>
    </w:p>
    <w:p w:rsidR="0016632C" w:rsidRDefault="0016632C" w14:paraId="36B6ADCA" w14:textId="77777777">
      <w:pPr>
        <w:rPr>
          <w:rFonts w:eastAsia="Times New Roman" w:cs="Times New Roman"/>
        </w:rPr>
      </w:pPr>
    </w:p>
    <w:p w:rsidR="00BE6A7F" w:rsidRDefault="00BE6A7F" w14:paraId="3C93D858" w14:textId="57172EF1">
      <w:pPr>
        <w:rPr>
          <w:rFonts w:eastAsia="Times New Roman" w:cs="Times New Roman"/>
        </w:rPr>
      </w:pPr>
    </w:p>
    <w:p w:rsidR="00AC709F" w:rsidRDefault="00AC709F" w14:paraId="2F70C1C6" w14:textId="705B7331">
      <w:pPr>
        <w:rPr>
          <w:rFonts w:eastAsia="Times New Roman" w:cs="Times New Roman"/>
        </w:rPr>
      </w:pPr>
      <w:r>
        <w:rPr>
          <w:noProof/>
        </w:rPr>
        <w:lastRenderedPageBreak/>
        <w:drawing>
          <wp:inline distT="0" distB="0" distL="0" distR="0" wp14:anchorId="65B5612C" wp14:editId="1D1BDB37">
            <wp:extent cx="5733415" cy="5096984"/>
            <wp:effectExtent l="0" t="0" r="635" b="889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3415" cy="5096984"/>
                    </a:xfrm>
                    <a:prstGeom prst="rect">
                      <a:avLst/>
                    </a:prstGeom>
                    <a:noFill/>
                    <a:ln>
                      <a:noFill/>
                    </a:ln>
                  </pic:spPr>
                </pic:pic>
              </a:graphicData>
            </a:graphic>
          </wp:inline>
        </w:drawing>
      </w:r>
    </w:p>
    <w:p w:rsidR="00AC709F" w:rsidP="00AC709F" w:rsidRDefault="00AC709F" w14:paraId="2CF039FB" w14:textId="32B5921C">
      <w:pPr>
        <w:pBdr>
          <w:top w:val="nil"/>
          <w:left w:val="nil"/>
          <w:bottom w:val="nil"/>
          <w:right w:val="nil"/>
          <w:between w:val="nil"/>
        </w:pBdr>
        <w:spacing w:after="200" w:line="240" w:lineRule="auto"/>
        <w:rPr>
          <w:rFonts w:eastAsia="Times New Roman" w:cs="Times New Roman"/>
          <w:i/>
          <w:color w:val="1F497D"/>
          <w:sz w:val="18"/>
          <w:szCs w:val="18"/>
        </w:rPr>
      </w:pPr>
      <w:r>
        <w:rPr>
          <w:rFonts w:eastAsia="Times New Roman" w:cs="Times New Roman"/>
          <w:i/>
          <w:color w:val="1F497D"/>
          <w:sz w:val="18"/>
          <w:szCs w:val="18"/>
        </w:rPr>
        <w:t>Skærmbillede 4 - Indberetning af medicin</w:t>
      </w:r>
    </w:p>
    <w:p w:rsidR="00016F60" w:rsidRDefault="00016F60" w14:paraId="14C5974A" w14:textId="7B49C0C7">
      <w:pPr>
        <w:rPr>
          <w:rFonts w:eastAsia="Times New Roman" w:cs="Times New Roman"/>
        </w:rPr>
      </w:pPr>
    </w:p>
    <w:p w:rsidR="00016F60" w:rsidRDefault="00016F60" w14:paraId="57759CC2" w14:textId="2B001362">
      <w:pPr>
        <w:rPr>
          <w:rFonts w:eastAsia="Times New Roman" w:cs="Times New Roman"/>
        </w:rPr>
      </w:pPr>
      <w:r>
        <w:rPr>
          <w:rFonts w:eastAsia="Times New Roman" w:cs="Times New Roman"/>
        </w:rPr>
        <w:t xml:space="preserve">En anden løsning kunne være at inkludere en </w:t>
      </w:r>
      <w:r w:rsidR="00157DDD">
        <w:rPr>
          <w:rFonts w:eastAsia="Times New Roman" w:cs="Times New Roman"/>
        </w:rPr>
        <w:t xml:space="preserve">samlet </w:t>
      </w:r>
      <w:r>
        <w:rPr>
          <w:rFonts w:eastAsia="Times New Roman" w:cs="Times New Roman"/>
        </w:rPr>
        <w:t xml:space="preserve">tabel </w:t>
      </w:r>
      <w:r w:rsidR="00157DDD">
        <w:rPr>
          <w:rFonts w:eastAsia="Times New Roman" w:cs="Times New Roman"/>
        </w:rPr>
        <w:t xml:space="preserve">over al patientens medicin </w:t>
      </w:r>
      <w:r>
        <w:rPr>
          <w:rFonts w:eastAsia="Times New Roman" w:cs="Times New Roman"/>
        </w:rPr>
        <w:t xml:space="preserve">med en kolonne til kategorien (mistænkt, samtidig, historisk) samt en kolonne til afkrydsning for de lægemidler, der inkluderes i indberetningen. Hvis denne løsning vælges, skal det dog sikres, at indberetter får et godt overblik over det </w:t>
      </w:r>
      <w:proofErr w:type="spellStart"/>
      <w:r>
        <w:rPr>
          <w:rFonts w:eastAsia="Times New Roman" w:cs="Times New Roman"/>
        </w:rPr>
        <w:t>tilvalgte</w:t>
      </w:r>
      <w:proofErr w:type="spellEnd"/>
      <w:r>
        <w:rPr>
          <w:rFonts w:eastAsia="Times New Roman" w:cs="Times New Roman"/>
        </w:rPr>
        <w:t xml:space="preserve"> før indsendelse af indberetningen, så der ikke er noget tvivl om, hvad de er ved at indberette (se også afsnit </w:t>
      </w:r>
      <w:r w:rsidR="00BC6120">
        <w:rPr>
          <w:rFonts w:eastAsia="Times New Roman" w:cs="Times New Roman"/>
        </w:rPr>
        <w:t>6 ”indberetning”).</w:t>
      </w:r>
    </w:p>
    <w:p w:rsidR="00323C97" w:rsidRDefault="00323C97" w14:paraId="7F9A3E6F" w14:textId="0A304C20">
      <w:pPr>
        <w:rPr>
          <w:rFonts w:eastAsia="Times New Roman" w:cs="Times New Roman"/>
        </w:rPr>
      </w:pPr>
    </w:p>
    <w:p w:rsidR="00BB79A2" w:rsidP="00BB79A2" w:rsidRDefault="00323C97" w14:paraId="2770A3DE" w14:textId="3C1EADC5">
      <w:pPr>
        <w:rPr>
          <w:rFonts w:eastAsia="Times New Roman" w:cs="Times New Roman"/>
        </w:rPr>
      </w:pPr>
      <w:r>
        <w:rPr>
          <w:rFonts w:eastAsia="Times New Roman" w:cs="Times New Roman"/>
        </w:rPr>
        <w:t xml:space="preserve">Det </w:t>
      </w:r>
      <w:r w:rsidR="00BC6120">
        <w:rPr>
          <w:rFonts w:eastAsia="Times New Roman" w:cs="Times New Roman"/>
        </w:rPr>
        <w:t xml:space="preserve">skal desuden være </w:t>
      </w:r>
      <w:r>
        <w:rPr>
          <w:rFonts w:eastAsia="Times New Roman" w:cs="Times New Roman"/>
        </w:rPr>
        <w:t>muligt for indberetter at ændre de data, der er trukket fra FMK/DDV</w:t>
      </w:r>
      <w:r w:rsidR="0049384E">
        <w:rPr>
          <w:rFonts w:eastAsia="Times New Roman" w:cs="Times New Roman"/>
        </w:rPr>
        <w:t xml:space="preserve"> (skærmbillede 5)</w:t>
      </w:r>
      <w:r>
        <w:rPr>
          <w:rFonts w:eastAsia="Times New Roman" w:cs="Times New Roman"/>
        </w:rPr>
        <w:t>. Et eksempel er behandlingens startdato, hvis indberetter ved, at patienten har påbegyndt behandlingen et stykke tid efter den udlevering, der er registreret i FMK</w:t>
      </w:r>
      <w:r w:rsidR="0049384E">
        <w:rPr>
          <w:rFonts w:eastAsia="Times New Roman" w:cs="Times New Roman"/>
        </w:rPr>
        <w:t>, eller at patienten har taget medicinen på en anden måde end ordineret</w:t>
      </w:r>
      <w:r>
        <w:rPr>
          <w:rFonts w:eastAsia="Times New Roman" w:cs="Times New Roman"/>
        </w:rPr>
        <w:t>.</w:t>
      </w:r>
      <w:r w:rsidR="00BB79A2">
        <w:rPr>
          <w:rFonts w:eastAsia="Times New Roman" w:cs="Times New Roman"/>
        </w:rPr>
        <w:t xml:space="preserve"> </w:t>
      </w:r>
      <w:r w:rsidR="00FC5966">
        <w:rPr>
          <w:rFonts w:eastAsia="Times New Roman" w:cs="Times New Roman"/>
        </w:rPr>
        <w:t>Som nævnt vil det også være en fordel, hvis</w:t>
      </w:r>
      <w:r w:rsidR="00BB79A2">
        <w:rPr>
          <w:rFonts w:eastAsia="Times New Roman" w:cs="Times New Roman"/>
        </w:rPr>
        <w:t xml:space="preserve"> indberetter </w:t>
      </w:r>
      <w:r w:rsidR="00FC5966">
        <w:rPr>
          <w:rFonts w:eastAsia="Times New Roman" w:cs="Times New Roman"/>
        </w:rPr>
        <w:t xml:space="preserve">har mulighed for </w:t>
      </w:r>
      <w:r w:rsidR="00BB79A2">
        <w:rPr>
          <w:rFonts w:eastAsia="Times New Roman" w:cs="Times New Roman"/>
        </w:rPr>
        <w:t>at tilføje medicin manuelt, eksempelvis hvis bivirkningen er relateret til en behandling, hvor medicin data ikke ligger i FMK, såsom for håndkøbslægemidler.</w:t>
      </w:r>
    </w:p>
    <w:p w:rsidR="00592243" w:rsidRDefault="00592243" w14:paraId="0000014F" w14:textId="77777777">
      <w:pPr>
        <w:rPr>
          <w:rFonts w:eastAsia="Times New Roman" w:cs="Times New Roman"/>
        </w:rPr>
      </w:pPr>
    </w:p>
    <w:p w:rsidR="00592243" w:rsidRDefault="00AC709F" w14:paraId="00000152" w14:textId="4674B7D4">
      <w:r>
        <w:rPr>
          <w:noProof/>
        </w:rPr>
        <w:lastRenderedPageBreak/>
        <w:drawing>
          <wp:inline distT="0" distB="0" distL="0" distR="0" wp14:anchorId="209C2D0E" wp14:editId="77CB181A">
            <wp:extent cx="5733415" cy="5091450"/>
            <wp:effectExtent l="0" t="0" r="635" b="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3415" cy="5091450"/>
                    </a:xfrm>
                    <a:prstGeom prst="rect">
                      <a:avLst/>
                    </a:prstGeom>
                    <a:noFill/>
                    <a:ln>
                      <a:noFill/>
                    </a:ln>
                  </pic:spPr>
                </pic:pic>
              </a:graphicData>
            </a:graphic>
          </wp:inline>
        </w:drawing>
      </w:r>
    </w:p>
    <w:p w:rsidR="00AC709F" w:rsidP="00AC709F" w:rsidRDefault="00AC709F" w14:paraId="6122DF46" w14:textId="7EA9CC4D">
      <w:pPr>
        <w:pBdr>
          <w:top w:val="nil"/>
          <w:left w:val="nil"/>
          <w:bottom w:val="nil"/>
          <w:right w:val="nil"/>
          <w:between w:val="nil"/>
        </w:pBdr>
        <w:spacing w:after="200" w:line="240" w:lineRule="auto"/>
        <w:rPr>
          <w:rFonts w:eastAsia="Times New Roman" w:cs="Times New Roman"/>
          <w:i/>
          <w:color w:val="1F497D"/>
          <w:sz w:val="18"/>
          <w:szCs w:val="18"/>
        </w:rPr>
      </w:pPr>
      <w:r>
        <w:rPr>
          <w:rFonts w:eastAsia="Times New Roman" w:cs="Times New Roman"/>
          <w:i/>
          <w:color w:val="1F497D"/>
          <w:sz w:val="18"/>
          <w:szCs w:val="18"/>
        </w:rPr>
        <w:t xml:space="preserve">Skærmbillede </w:t>
      </w:r>
      <w:r w:rsidR="000806C3">
        <w:rPr>
          <w:rFonts w:eastAsia="Times New Roman" w:cs="Times New Roman"/>
          <w:i/>
          <w:color w:val="1F497D"/>
          <w:sz w:val="18"/>
          <w:szCs w:val="18"/>
        </w:rPr>
        <w:t>5</w:t>
      </w:r>
      <w:r>
        <w:rPr>
          <w:rFonts w:eastAsia="Times New Roman" w:cs="Times New Roman"/>
          <w:i/>
          <w:color w:val="1F497D"/>
          <w:sz w:val="18"/>
          <w:szCs w:val="18"/>
        </w:rPr>
        <w:t xml:space="preserve"> </w:t>
      </w:r>
      <w:r w:rsidR="000806C3">
        <w:rPr>
          <w:rFonts w:eastAsia="Times New Roman" w:cs="Times New Roman"/>
          <w:i/>
          <w:color w:val="1F497D"/>
          <w:sz w:val="18"/>
          <w:szCs w:val="18"/>
        </w:rPr>
        <w:t>–</w:t>
      </w:r>
      <w:r>
        <w:rPr>
          <w:rFonts w:eastAsia="Times New Roman" w:cs="Times New Roman"/>
          <w:i/>
          <w:color w:val="1F497D"/>
          <w:sz w:val="18"/>
          <w:szCs w:val="18"/>
        </w:rPr>
        <w:t xml:space="preserve"> </w:t>
      </w:r>
      <w:r w:rsidR="0049384E">
        <w:rPr>
          <w:rFonts w:eastAsia="Times New Roman" w:cs="Times New Roman"/>
          <w:i/>
          <w:color w:val="1F497D"/>
          <w:sz w:val="18"/>
          <w:szCs w:val="18"/>
        </w:rPr>
        <w:t xml:space="preserve">Ændring af </w:t>
      </w:r>
      <w:r>
        <w:rPr>
          <w:rFonts w:eastAsia="Times New Roman" w:cs="Times New Roman"/>
          <w:i/>
          <w:color w:val="1F497D"/>
          <w:sz w:val="18"/>
          <w:szCs w:val="18"/>
        </w:rPr>
        <w:t>medicin</w:t>
      </w:r>
      <w:r w:rsidR="0049384E">
        <w:rPr>
          <w:rFonts w:eastAsia="Times New Roman" w:cs="Times New Roman"/>
          <w:i/>
          <w:color w:val="1F497D"/>
          <w:sz w:val="18"/>
          <w:szCs w:val="18"/>
        </w:rPr>
        <w:t xml:space="preserve"> data</w:t>
      </w:r>
    </w:p>
    <w:p w:rsidR="00AC709F" w:rsidP="00AC709F" w:rsidRDefault="00AC709F" w14:paraId="4A125337" w14:textId="3C0F41E4"/>
    <w:p w:rsidR="00592243" w:rsidRDefault="001A5B54" w14:paraId="00000153" w14:textId="11DC5E05">
      <w:pPr>
        <w:pStyle w:val="Overskrift4"/>
        <w:numPr>
          <w:ilvl w:val="2"/>
          <w:numId w:val="13"/>
        </w:numPr>
      </w:pPr>
      <w:bookmarkStart w:name="_Toc4000386" w:id="495"/>
      <w:bookmarkStart w:name="_Toc403341380" w:id="496"/>
      <w:bookmarkStart w:name="_Toc98323911" w:id="497"/>
      <w:r>
        <w:t>Sygehistorie</w:t>
      </w:r>
      <w:bookmarkEnd w:id="495"/>
      <w:bookmarkEnd w:id="496"/>
      <w:bookmarkEnd w:id="497"/>
    </w:p>
    <w:p w:rsidR="00592243" w:rsidRDefault="00AC709F" w14:paraId="00000156" w14:textId="19BF75A8">
      <w:pPr>
        <w:rPr>
          <w:rFonts w:eastAsia="Times New Roman" w:cs="Times New Roman"/>
        </w:rPr>
      </w:pPr>
      <w:r>
        <w:rPr>
          <w:noProof/>
        </w:rPr>
        <w:drawing>
          <wp:inline distT="0" distB="0" distL="0" distR="0" wp14:anchorId="02764E5E" wp14:editId="06371622">
            <wp:extent cx="5733415" cy="448702"/>
            <wp:effectExtent l="0" t="0" r="635" b="889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3415" cy="448702"/>
                    </a:xfrm>
                    <a:prstGeom prst="rect">
                      <a:avLst/>
                    </a:prstGeom>
                    <a:noFill/>
                    <a:ln>
                      <a:noFill/>
                    </a:ln>
                  </pic:spPr>
                </pic:pic>
              </a:graphicData>
            </a:graphic>
          </wp:inline>
        </w:drawing>
      </w:r>
    </w:p>
    <w:p w:rsidR="00592243" w:rsidRDefault="00592243" w14:paraId="00000157" w14:textId="33929D72">
      <w:pPr>
        <w:rPr>
          <w:rFonts w:eastAsia="Times New Roman" w:cs="Times New Roman"/>
        </w:rPr>
      </w:pPr>
    </w:p>
    <w:p w:rsidR="00AC709F" w:rsidP="00AC709F" w:rsidRDefault="00AC709F" w14:paraId="4268CA76" w14:textId="77777777">
      <w:pPr>
        <w:rPr>
          <w:rFonts w:eastAsia="Times New Roman" w:cs="Times New Roman"/>
        </w:rPr>
      </w:pPr>
      <w:r>
        <w:rPr>
          <w:rFonts w:eastAsia="Times New Roman" w:cs="Times New Roman"/>
        </w:rPr>
        <w:t>Her angives information om patientens sygehistorie. Der indberettes diagnoser/symptomer, som vurderes relevante for bivirkningsforløbet.</w:t>
      </w:r>
    </w:p>
    <w:p w:rsidR="00AC709F" w:rsidRDefault="00AC709F" w14:paraId="1AAEE3E0" w14:textId="77777777">
      <w:pPr>
        <w:rPr>
          <w:rFonts w:eastAsia="Times New Roman" w:cs="Times New Roman"/>
        </w:rPr>
      </w:pPr>
    </w:p>
    <w:p w:rsidR="00592243" w:rsidRDefault="00BA31AA" w14:paraId="00000158" w14:textId="77777777">
      <w:pPr>
        <w:rPr>
          <w:rFonts w:eastAsia="Times New Roman" w:cs="Times New Roman"/>
        </w:rPr>
      </w:pPr>
      <w:r>
        <w:rPr>
          <w:rFonts w:eastAsia="Times New Roman" w:cs="Times New Roman"/>
        </w:rPr>
        <w:t xml:space="preserve">Der kan angives følgende data for en diagnose: [FV-1.7.1 relevant </w:t>
      </w:r>
      <w:proofErr w:type="spellStart"/>
      <w:r>
        <w:rPr>
          <w:rFonts w:eastAsia="Times New Roman" w:cs="Times New Roman"/>
        </w:rPr>
        <w:t>medical</w:t>
      </w:r>
      <w:proofErr w:type="spellEnd"/>
      <w:r>
        <w:rPr>
          <w:rFonts w:eastAsia="Times New Roman" w:cs="Times New Roman"/>
        </w:rPr>
        <w:t xml:space="preserve"> </w:t>
      </w:r>
      <w:proofErr w:type="spellStart"/>
      <w:r>
        <w:rPr>
          <w:rFonts w:eastAsia="Times New Roman" w:cs="Times New Roman"/>
        </w:rPr>
        <w:t>history</w:t>
      </w:r>
      <w:proofErr w:type="spellEnd"/>
      <w:r>
        <w:rPr>
          <w:rFonts w:eastAsia="Times New Roman" w:cs="Times New Roman"/>
        </w:rPr>
        <w:t xml:space="preserve"> and </w:t>
      </w:r>
      <w:proofErr w:type="spellStart"/>
      <w:r>
        <w:rPr>
          <w:rFonts w:eastAsia="Times New Roman" w:cs="Times New Roman"/>
        </w:rPr>
        <w:t>concurrent</w:t>
      </w:r>
      <w:proofErr w:type="spellEnd"/>
      <w:r>
        <w:rPr>
          <w:rFonts w:eastAsia="Times New Roman" w:cs="Times New Roman"/>
        </w:rPr>
        <w:t xml:space="preserve"> </w:t>
      </w:r>
      <w:proofErr w:type="spellStart"/>
      <w:r>
        <w:rPr>
          <w:rFonts w:eastAsia="Times New Roman" w:cs="Times New Roman"/>
        </w:rPr>
        <w:t>conditions</w:t>
      </w:r>
      <w:proofErr w:type="spellEnd"/>
      <w:r>
        <w:rPr>
          <w:rFonts w:eastAsia="Times New Roman" w:cs="Times New Roman"/>
        </w:rPr>
        <w:t>]</w:t>
      </w:r>
    </w:p>
    <w:p w:rsidR="00592243" w:rsidRDefault="00BA31AA" w14:paraId="00000159" w14:textId="56D7D720">
      <w:pPr>
        <w:numPr>
          <w:ilvl w:val="0"/>
          <w:numId w:val="3"/>
        </w:numPr>
        <w:rPr>
          <w:rFonts w:eastAsia="Times New Roman" w:cs="Times New Roman"/>
        </w:rPr>
      </w:pPr>
      <w:r>
        <w:rPr>
          <w:rFonts w:eastAsia="Times New Roman" w:cs="Times New Roman"/>
        </w:rPr>
        <w:t>Diagnose eller symptom</w:t>
      </w:r>
    </w:p>
    <w:p w:rsidR="00592243" w:rsidRDefault="00BA31AA" w14:paraId="0000015A" w14:textId="77777777">
      <w:pPr>
        <w:numPr>
          <w:ilvl w:val="0"/>
          <w:numId w:val="3"/>
        </w:numPr>
        <w:rPr>
          <w:rFonts w:eastAsia="Times New Roman" w:cs="Times New Roman"/>
        </w:rPr>
      </w:pPr>
      <w:r>
        <w:rPr>
          <w:rFonts w:eastAsia="Times New Roman" w:cs="Times New Roman"/>
        </w:rPr>
        <w:t>Startdato</w:t>
      </w:r>
    </w:p>
    <w:p w:rsidR="00592243" w:rsidRDefault="00BA31AA" w14:paraId="0000015B" w14:textId="77777777">
      <w:pPr>
        <w:numPr>
          <w:ilvl w:val="0"/>
          <w:numId w:val="3"/>
        </w:numPr>
        <w:rPr>
          <w:rFonts w:eastAsia="Times New Roman" w:cs="Times New Roman"/>
        </w:rPr>
      </w:pPr>
      <w:r>
        <w:rPr>
          <w:rFonts w:eastAsia="Times New Roman" w:cs="Times New Roman"/>
        </w:rPr>
        <w:t>Evt. Slutdato</w:t>
      </w:r>
    </w:p>
    <w:p w:rsidR="00592243" w:rsidRDefault="00BA31AA" w14:paraId="0000015C" w14:textId="77777777">
      <w:pPr>
        <w:numPr>
          <w:ilvl w:val="0"/>
          <w:numId w:val="3"/>
        </w:numPr>
        <w:rPr>
          <w:rFonts w:eastAsia="Times New Roman" w:cs="Times New Roman"/>
        </w:rPr>
      </w:pPr>
      <w:r>
        <w:rPr>
          <w:rFonts w:eastAsia="Times New Roman" w:cs="Times New Roman"/>
        </w:rPr>
        <w:t>Status: Er diagnosen/symptomet aktuel?</w:t>
      </w:r>
    </w:p>
    <w:p w:rsidR="00592243" w:rsidRDefault="00BA31AA" w14:paraId="0000015D" w14:textId="321B1E1C">
      <w:pPr>
        <w:numPr>
          <w:ilvl w:val="0"/>
          <w:numId w:val="3"/>
        </w:numPr>
        <w:rPr>
          <w:rFonts w:eastAsia="Times New Roman" w:cs="Times New Roman"/>
        </w:rPr>
      </w:pPr>
      <w:r>
        <w:rPr>
          <w:rFonts w:eastAsia="Times New Roman" w:cs="Times New Roman"/>
        </w:rPr>
        <w:t>Evt. kort beskrivelse</w:t>
      </w:r>
      <w:ins w:author="Morten Jensen" w:date="2022-01-28T10:53:00Z" w:id="498">
        <w:r w:rsidR="00281C39">
          <w:rPr>
            <w:rFonts w:eastAsia="Times New Roman" w:cs="Times New Roman"/>
          </w:rPr>
          <w:t xml:space="preserve"> af den samlede sygehistorie</w:t>
        </w:r>
      </w:ins>
    </w:p>
    <w:p w:rsidR="00592243" w:rsidRDefault="00592243" w14:paraId="0000015E" w14:textId="77777777">
      <w:pPr>
        <w:rPr>
          <w:rFonts w:eastAsia="Times New Roman" w:cs="Times New Roman"/>
        </w:rPr>
      </w:pPr>
    </w:p>
    <w:p w:rsidR="00592243" w:rsidRDefault="00BA31AA" w14:paraId="0000015F" w14:textId="3842348A">
      <w:pPr>
        <w:rPr>
          <w:rFonts w:eastAsia="Times New Roman" w:cs="Times New Roman"/>
        </w:rPr>
      </w:pPr>
      <w:r>
        <w:rPr>
          <w:rFonts w:eastAsia="Times New Roman" w:cs="Times New Roman"/>
        </w:rPr>
        <w:lastRenderedPageBreak/>
        <w:t xml:space="preserve">Da der kan indberettes flere diagnoser/symptomer foreslås brugergrænsefladen indrettet, så det er </w:t>
      </w:r>
      <w:r w:rsidRPr="009E0AE1">
        <w:rPr>
          <w:rFonts w:eastAsia="Times New Roman" w:cs="Times New Roman"/>
          <w:b/>
          <w:rPrChange w:author="Ole Bak Jensen" w:date="2022-03-15T11:09:00Z" w:id="499">
            <w:rPr>
              <w:rFonts w:eastAsia="Times New Roman" w:cs="Times New Roman"/>
            </w:rPr>
          </w:rPrChange>
        </w:rPr>
        <w:t>muligt at opbygge en liste med de relevante data, inden der fortsættes</w:t>
      </w:r>
      <w:r w:rsidRPr="009E0AE1" w:rsidR="000F746B">
        <w:rPr>
          <w:rFonts w:eastAsia="Times New Roman" w:cs="Times New Roman"/>
          <w:b/>
          <w:rPrChange w:author="Ole Bak Jensen" w:date="2022-03-15T11:09:00Z" w:id="500">
            <w:rPr>
              <w:rFonts w:eastAsia="Times New Roman" w:cs="Times New Roman"/>
            </w:rPr>
          </w:rPrChange>
        </w:rPr>
        <w:t xml:space="preserve"> (skærmbillede 6)</w:t>
      </w:r>
      <w:r w:rsidRPr="009E0AE1">
        <w:rPr>
          <w:rFonts w:eastAsia="Times New Roman" w:cs="Times New Roman"/>
          <w:b/>
          <w:rPrChange w:author="Ole Bak Jensen" w:date="2022-03-15T11:09:00Z" w:id="501">
            <w:rPr>
              <w:rFonts w:eastAsia="Times New Roman" w:cs="Times New Roman"/>
            </w:rPr>
          </w:rPrChange>
        </w:rPr>
        <w:t>. Feltet med</w:t>
      </w:r>
      <w:r>
        <w:rPr>
          <w:rFonts w:eastAsia="Times New Roman" w:cs="Times New Roman"/>
        </w:rPr>
        <w:t xml:space="preserve"> beskrivelse af diagnoser kan forsynes med type-</w:t>
      </w:r>
      <w:proofErr w:type="spellStart"/>
      <w:r>
        <w:rPr>
          <w:rFonts w:eastAsia="Times New Roman" w:cs="Times New Roman"/>
        </w:rPr>
        <w:t>ahead</w:t>
      </w:r>
      <w:proofErr w:type="spellEnd"/>
      <w:r>
        <w:rPr>
          <w:rFonts w:eastAsia="Times New Roman" w:cs="Times New Roman"/>
        </w:rPr>
        <w:t xml:space="preserve"> forslag fra en relevant diagnoseklassifikation (</w:t>
      </w:r>
      <w:commentRangeStart w:id="502"/>
      <w:commentRangeStart w:id="503"/>
      <w:commentRangeStart w:id="504"/>
      <w:r>
        <w:rPr>
          <w:rFonts w:eastAsia="Times New Roman" w:cs="Times New Roman"/>
        </w:rPr>
        <w:t>SNOMED, ICD-10/SKS, eller ICPC-2</w:t>
      </w:r>
      <w:commentRangeEnd w:id="502"/>
      <w:r w:rsidR="00281C39">
        <w:rPr>
          <w:rStyle w:val="Kommentarhenvisning"/>
        </w:rPr>
        <w:commentReference w:id="502"/>
      </w:r>
      <w:commentRangeEnd w:id="503"/>
      <w:r w:rsidR="005A484E">
        <w:rPr>
          <w:rStyle w:val="Kommentarhenvisning"/>
        </w:rPr>
        <w:commentReference w:id="503"/>
      </w:r>
      <w:commentRangeEnd w:id="504"/>
      <w:r w:rsidR="00385A39">
        <w:rPr>
          <w:rStyle w:val="Kommentarhenvisning"/>
        </w:rPr>
        <w:commentReference w:id="504"/>
      </w:r>
      <w:r>
        <w:rPr>
          <w:rFonts w:eastAsia="Times New Roman" w:cs="Times New Roman"/>
        </w:rPr>
        <w:t>). Diagnoserne kan evt. trækkes fra patientens liste af diagnoser. Hvis dette implementeres</w:t>
      </w:r>
      <w:r w:rsidR="00FC5966">
        <w:rPr>
          <w:rFonts w:eastAsia="Times New Roman" w:cs="Times New Roman"/>
        </w:rPr>
        <w:t>,</w:t>
      </w:r>
      <w:r>
        <w:rPr>
          <w:rFonts w:eastAsia="Times New Roman" w:cs="Times New Roman"/>
        </w:rPr>
        <w:t xml:space="preserve"> gælder det som for </w:t>
      </w:r>
      <w:del w:author="Morten Jensen" w:date="2022-01-28T10:54:00Z" w:id="505">
        <w:r w:rsidDel="00281C39" w:rsidR="000F746B">
          <w:rPr>
            <w:rFonts w:eastAsia="Times New Roman" w:cs="Times New Roman"/>
          </w:rPr>
          <w:delText xml:space="preserve">historisk </w:delText>
        </w:r>
      </w:del>
      <w:ins w:author="Morten Jensen" w:date="2022-01-28T10:54:00Z" w:id="506">
        <w:r w:rsidR="00281C39">
          <w:rPr>
            <w:rFonts w:eastAsia="Times New Roman" w:cs="Times New Roman"/>
          </w:rPr>
          <w:t xml:space="preserve">samtidig og historisk </w:t>
        </w:r>
      </w:ins>
      <w:r>
        <w:rPr>
          <w:rFonts w:eastAsia="Times New Roman" w:cs="Times New Roman"/>
        </w:rPr>
        <w:t xml:space="preserve">medicin, at kun relevante diagnoser må indberettes jf. </w:t>
      </w:r>
      <w:r w:rsidR="000C5F5E">
        <w:rPr>
          <w:rFonts w:eastAsia="Times New Roman" w:cs="Times New Roman"/>
        </w:rPr>
        <w:t>d</w:t>
      </w:r>
      <w:r>
        <w:rPr>
          <w:rFonts w:eastAsia="Times New Roman" w:cs="Times New Roman"/>
        </w:rPr>
        <w:t>atabeskyttelsesforordningen. Det skal altså sikres, at</w:t>
      </w:r>
      <w:commentRangeStart w:id="507"/>
      <w:r>
        <w:rPr>
          <w:rFonts w:eastAsia="Times New Roman" w:cs="Times New Roman"/>
        </w:rPr>
        <w:t xml:space="preserve"> klinikeren </w:t>
      </w:r>
      <w:commentRangeEnd w:id="507"/>
      <w:r w:rsidR="00C241D8">
        <w:rPr>
          <w:rStyle w:val="Kommentarhenvisning"/>
        </w:rPr>
        <w:commentReference w:id="507"/>
      </w:r>
      <w:r>
        <w:rPr>
          <w:rFonts w:eastAsia="Times New Roman" w:cs="Times New Roman"/>
        </w:rPr>
        <w:t xml:space="preserve">aktivt </w:t>
      </w:r>
      <w:proofErr w:type="spellStart"/>
      <w:r>
        <w:rPr>
          <w:rFonts w:eastAsia="Times New Roman" w:cs="Times New Roman"/>
        </w:rPr>
        <w:t>tilvælger</w:t>
      </w:r>
      <w:proofErr w:type="spellEnd"/>
      <w:r>
        <w:rPr>
          <w:rFonts w:eastAsia="Times New Roman" w:cs="Times New Roman"/>
        </w:rPr>
        <w:t xml:space="preserve"> relevante diagnoser.</w:t>
      </w:r>
    </w:p>
    <w:p w:rsidR="00592243" w:rsidRDefault="00592243" w14:paraId="00000161" w14:textId="77777777">
      <w:pPr>
        <w:rPr>
          <w:rFonts w:eastAsia="Times New Roman" w:cs="Times New Roman"/>
        </w:rPr>
      </w:pPr>
    </w:p>
    <w:p w:rsidR="00592243" w:rsidRDefault="00AC709F" w14:paraId="00000162" w14:textId="35256D1E">
      <w:pPr>
        <w:keepNext/>
        <w:rPr>
          <w:rFonts w:eastAsia="Times New Roman" w:cs="Times New Roman"/>
        </w:rPr>
      </w:pPr>
      <w:r>
        <w:rPr>
          <w:noProof/>
        </w:rPr>
        <w:drawing>
          <wp:inline distT="0" distB="0" distL="0" distR="0" wp14:anchorId="14EBA3B7" wp14:editId="675FF338">
            <wp:extent cx="5733415" cy="3619942"/>
            <wp:effectExtent l="0" t="0" r="635"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3415" cy="3619942"/>
                    </a:xfrm>
                    <a:prstGeom prst="rect">
                      <a:avLst/>
                    </a:prstGeom>
                    <a:noFill/>
                    <a:ln>
                      <a:noFill/>
                    </a:ln>
                  </pic:spPr>
                </pic:pic>
              </a:graphicData>
            </a:graphic>
          </wp:inline>
        </w:drawing>
      </w:r>
    </w:p>
    <w:p w:rsidR="00592243" w:rsidRDefault="00BA31AA" w14:paraId="00000163" w14:textId="3DFE9CF5">
      <w:pPr>
        <w:pBdr>
          <w:top w:val="nil"/>
          <w:left w:val="nil"/>
          <w:bottom w:val="nil"/>
          <w:right w:val="nil"/>
          <w:between w:val="nil"/>
        </w:pBdr>
        <w:spacing w:after="200" w:line="240" w:lineRule="auto"/>
        <w:rPr>
          <w:rFonts w:eastAsia="Times New Roman" w:cs="Times New Roman"/>
          <w:i/>
          <w:color w:val="1F497D"/>
          <w:sz w:val="18"/>
          <w:szCs w:val="18"/>
        </w:rPr>
      </w:pPr>
      <w:r>
        <w:rPr>
          <w:rFonts w:eastAsia="Times New Roman" w:cs="Times New Roman"/>
          <w:i/>
          <w:color w:val="1F497D"/>
          <w:sz w:val="18"/>
          <w:szCs w:val="18"/>
        </w:rPr>
        <w:t xml:space="preserve">Skærmbillede </w:t>
      </w:r>
      <w:r w:rsidR="000F746B">
        <w:rPr>
          <w:rFonts w:eastAsia="Times New Roman" w:cs="Times New Roman"/>
          <w:i/>
          <w:color w:val="1F497D"/>
          <w:sz w:val="18"/>
          <w:szCs w:val="18"/>
        </w:rPr>
        <w:t xml:space="preserve">6 </w:t>
      </w:r>
      <w:r>
        <w:rPr>
          <w:rFonts w:eastAsia="Times New Roman" w:cs="Times New Roman"/>
          <w:i/>
          <w:color w:val="1F497D"/>
          <w:sz w:val="18"/>
          <w:szCs w:val="18"/>
        </w:rPr>
        <w:t xml:space="preserve">- Opbygning af en liste </w:t>
      </w:r>
      <w:r w:rsidR="00AC709F">
        <w:rPr>
          <w:rFonts w:eastAsia="Times New Roman" w:cs="Times New Roman"/>
          <w:i/>
          <w:color w:val="1F497D"/>
          <w:sz w:val="18"/>
          <w:szCs w:val="18"/>
        </w:rPr>
        <w:t>med</w:t>
      </w:r>
      <w:r>
        <w:rPr>
          <w:rFonts w:eastAsia="Times New Roman" w:cs="Times New Roman"/>
          <w:i/>
          <w:color w:val="1F497D"/>
          <w:sz w:val="18"/>
          <w:szCs w:val="18"/>
        </w:rPr>
        <w:t xml:space="preserve"> </w:t>
      </w:r>
      <w:r w:rsidR="00AC709F">
        <w:rPr>
          <w:rFonts w:eastAsia="Times New Roman" w:cs="Times New Roman"/>
          <w:i/>
          <w:color w:val="1F497D"/>
          <w:sz w:val="18"/>
          <w:szCs w:val="18"/>
        </w:rPr>
        <w:t>relevant sygehistorie</w:t>
      </w:r>
    </w:p>
    <w:p w:rsidR="00592243" w:rsidRDefault="00592243" w14:paraId="00000165" w14:textId="1EFCB632">
      <w:pPr>
        <w:rPr>
          <w:rFonts w:eastAsia="Times New Roman" w:cs="Times New Roman"/>
          <w:color w:val="000000"/>
          <w:sz w:val="28"/>
          <w:szCs w:val="28"/>
        </w:rPr>
      </w:pPr>
      <w:bookmarkStart w:name="_heading=h.1v1yuxt" w:colFirst="0" w:colLast="0" w:id="508"/>
      <w:bookmarkEnd w:id="508"/>
    </w:p>
    <w:p w:rsidR="00592243" w:rsidRDefault="00251D4C" w14:paraId="00000166" w14:textId="4AA2ACD6">
      <w:pPr>
        <w:pStyle w:val="Overskrift4"/>
        <w:numPr>
          <w:ilvl w:val="2"/>
          <w:numId w:val="13"/>
        </w:numPr>
      </w:pPr>
      <w:bookmarkStart w:name="_Toc173591284" w:id="509"/>
      <w:bookmarkStart w:name="_Toc574733432" w:id="510"/>
      <w:bookmarkStart w:name="_Toc98323912" w:id="511"/>
      <w:commentRangeStart w:id="512"/>
      <w:r>
        <w:t>Undersøgelser</w:t>
      </w:r>
      <w:bookmarkEnd w:id="509"/>
      <w:bookmarkEnd w:id="510"/>
      <w:commentRangeEnd w:id="512"/>
      <w:r w:rsidR="00C241D8">
        <w:rPr>
          <w:rStyle w:val="Kommentarhenvisning"/>
        </w:rPr>
        <w:commentReference w:id="512"/>
      </w:r>
      <w:bookmarkEnd w:id="511"/>
    </w:p>
    <w:p w:rsidR="00AC709F" w:rsidRDefault="00AC709F" w14:paraId="4CF2C88F" w14:textId="77777777">
      <w:pPr>
        <w:rPr>
          <w:rFonts w:eastAsia="Times New Roman" w:cs="Times New Roman"/>
        </w:rPr>
      </w:pPr>
      <w:r>
        <w:rPr>
          <w:noProof/>
        </w:rPr>
        <w:drawing>
          <wp:inline distT="0" distB="0" distL="0" distR="0" wp14:anchorId="1A4D2DE7" wp14:editId="1A5CAB7C">
            <wp:extent cx="5733415" cy="447675"/>
            <wp:effectExtent l="0" t="0" r="635" b="9525"/>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3415" cy="447675"/>
                    </a:xfrm>
                    <a:prstGeom prst="rect">
                      <a:avLst/>
                    </a:prstGeom>
                    <a:noFill/>
                    <a:ln>
                      <a:noFill/>
                    </a:ln>
                  </pic:spPr>
                </pic:pic>
              </a:graphicData>
            </a:graphic>
          </wp:inline>
        </w:drawing>
      </w:r>
    </w:p>
    <w:p w:rsidR="00AC709F" w:rsidRDefault="00AC709F" w14:paraId="6BA3FEBF" w14:textId="77777777">
      <w:pPr>
        <w:rPr>
          <w:rFonts w:eastAsia="Times New Roman" w:cs="Times New Roman"/>
        </w:rPr>
      </w:pPr>
    </w:p>
    <w:p w:rsidR="00592243" w:rsidRDefault="00BA31AA" w14:paraId="00000167" w14:textId="143B19DD">
      <w:pPr>
        <w:rPr>
          <w:ins w:author="Rikke Gr�ngaard" w:date="2022-03-08T16:22:00Z" w:id="513"/>
          <w:rFonts w:eastAsia="Times New Roman" w:cs="Times New Roman"/>
        </w:rPr>
      </w:pPr>
      <w:r>
        <w:rPr>
          <w:rFonts w:eastAsia="Times New Roman" w:cs="Times New Roman"/>
        </w:rPr>
        <w:t xml:space="preserve">Relevante </w:t>
      </w:r>
      <w:r w:rsidR="00251D4C">
        <w:rPr>
          <w:rFonts w:eastAsia="Times New Roman" w:cs="Times New Roman"/>
        </w:rPr>
        <w:t xml:space="preserve">undersøgelser og laboratorieprøver </w:t>
      </w:r>
      <w:r>
        <w:rPr>
          <w:rFonts w:eastAsia="Times New Roman" w:cs="Times New Roman"/>
        </w:rPr>
        <w:t xml:space="preserve">relateret til bivirkningens forløb [FV B.3.2 </w:t>
      </w:r>
      <w:proofErr w:type="spellStart"/>
      <w:r>
        <w:rPr>
          <w:rFonts w:eastAsia="Times New Roman" w:cs="Times New Roman"/>
        </w:rPr>
        <w:t>resultstestsprocedures</w:t>
      </w:r>
      <w:proofErr w:type="spellEnd"/>
      <w:r>
        <w:rPr>
          <w:rFonts w:eastAsia="Times New Roman" w:cs="Times New Roman"/>
        </w:rPr>
        <w:t xml:space="preserve">] </w:t>
      </w:r>
      <w:del w:author="Morten Jensen" w:date="2022-01-28T10:59:00Z" w:id="514">
        <w:r w:rsidDel="00281C39">
          <w:rPr>
            <w:rFonts w:eastAsia="Times New Roman" w:cs="Times New Roman"/>
          </w:rPr>
          <w:delText>samt patientens aktuelle vægt og højde skal kunne angives</w:delText>
        </w:r>
        <w:r w:rsidDel="00281C39" w:rsidR="000F746B">
          <w:rPr>
            <w:rFonts w:eastAsia="Times New Roman" w:cs="Times New Roman"/>
          </w:rPr>
          <w:delText xml:space="preserve"> </w:delText>
        </w:r>
      </w:del>
      <w:r w:rsidR="000F746B">
        <w:rPr>
          <w:rFonts w:eastAsia="Times New Roman" w:cs="Times New Roman"/>
        </w:rPr>
        <w:t>(skærmbillede 7)</w:t>
      </w:r>
      <w:r>
        <w:rPr>
          <w:rFonts w:eastAsia="Times New Roman" w:cs="Times New Roman"/>
        </w:rPr>
        <w:t xml:space="preserve">. </w:t>
      </w:r>
      <w:del w:author="Morten Jensen" w:date="2022-01-28T11:05:00Z" w:id="515">
        <w:r w:rsidDel="00DC7496">
          <w:rPr>
            <w:rFonts w:eastAsia="Times New Roman" w:cs="Times New Roman"/>
          </w:rPr>
          <w:delText>Hvis patientens journal indeholder data om vægt og højde, kan felterne til dette automatisk udfyldes med disse oplysninger. Indberetter bør herefter gøres opmærksom på at tjekke, at det angivne er patientens aktuelle vægt og højde på bivirkningens starttidspunkt.</w:delText>
        </w:r>
      </w:del>
    </w:p>
    <w:p w:rsidR="00802064" w:rsidRDefault="00802064" w14:paraId="3A5BDE4B" w14:textId="7013714F">
      <w:pPr>
        <w:rPr>
          <w:ins w:author="Rikke Gr�ngaard" w:date="2022-03-08T16:22:00Z" w:id="516"/>
          <w:rFonts w:eastAsia="Times New Roman" w:cs="Times New Roman"/>
        </w:rPr>
      </w:pPr>
    </w:p>
    <w:p w:rsidR="00802064" w:rsidRDefault="00802064" w14:paraId="34EEE51A" w14:textId="77777777">
      <w:pPr>
        <w:rPr>
          <w:rFonts w:eastAsia="Times New Roman" w:cs="Times New Roman"/>
        </w:rPr>
      </w:pPr>
    </w:p>
    <w:p w:rsidR="00592243" w:rsidRDefault="00592243" w14:paraId="0000016C" w14:textId="77777777">
      <w:pPr>
        <w:rPr>
          <w:rFonts w:eastAsia="Times New Roman" w:cs="Times New Roman"/>
        </w:rPr>
      </w:pPr>
    </w:p>
    <w:p w:rsidR="00592243" w:rsidRDefault="006E1926" w14:paraId="0000016D" w14:textId="12392F31">
      <w:pPr>
        <w:keepNext/>
        <w:rPr>
          <w:rFonts w:eastAsia="Times New Roman" w:cs="Times New Roman"/>
        </w:rPr>
      </w:pPr>
      <w:r>
        <w:rPr>
          <w:noProof/>
        </w:rPr>
        <w:lastRenderedPageBreak/>
        <w:drawing>
          <wp:inline distT="0" distB="0" distL="0" distR="0" wp14:anchorId="21DE1131" wp14:editId="160A75EC">
            <wp:extent cx="5733415" cy="2406837"/>
            <wp:effectExtent l="0" t="0" r="635"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3415" cy="2406837"/>
                    </a:xfrm>
                    <a:prstGeom prst="rect">
                      <a:avLst/>
                    </a:prstGeom>
                    <a:noFill/>
                    <a:ln>
                      <a:noFill/>
                    </a:ln>
                  </pic:spPr>
                </pic:pic>
              </a:graphicData>
            </a:graphic>
          </wp:inline>
        </w:drawing>
      </w:r>
    </w:p>
    <w:p w:rsidRPr="006A3584" w:rsidR="00592243" w:rsidP="006A3584" w:rsidRDefault="00BA31AA" w14:paraId="0000016F" w14:textId="6E0DE764">
      <w:pPr>
        <w:pBdr>
          <w:top w:val="nil"/>
          <w:left w:val="nil"/>
          <w:bottom w:val="nil"/>
          <w:right w:val="nil"/>
          <w:between w:val="nil"/>
        </w:pBdr>
        <w:spacing w:after="200" w:line="240" w:lineRule="auto"/>
        <w:rPr>
          <w:rFonts w:eastAsia="Times New Roman" w:cs="Times New Roman"/>
          <w:i/>
          <w:color w:val="1F497D"/>
          <w:sz w:val="18"/>
          <w:szCs w:val="18"/>
        </w:rPr>
      </w:pPr>
      <w:r>
        <w:rPr>
          <w:rFonts w:eastAsia="Times New Roman" w:cs="Times New Roman"/>
          <w:i/>
          <w:color w:val="1F497D"/>
          <w:sz w:val="18"/>
          <w:szCs w:val="18"/>
        </w:rPr>
        <w:t xml:space="preserve">Skærmbillede </w:t>
      </w:r>
      <w:r w:rsidR="000F746B">
        <w:rPr>
          <w:rFonts w:eastAsia="Times New Roman" w:cs="Times New Roman"/>
          <w:i/>
          <w:color w:val="1F497D"/>
          <w:sz w:val="18"/>
          <w:szCs w:val="18"/>
        </w:rPr>
        <w:t xml:space="preserve">7 </w:t>
      </w:r>
      <w:r>
        <w:rPr>
          <w:rFonts w:eastAsia="Times New Roman" w:cs="Times New Roman"/>
          <w:i/>
          <w:color w:val="1F497D"/>
          <w:sz w:val="18"/>
          <w:szCs w:val="18"/>
        </w:rPr>
        <w:t xml:space="preserve">- Supplerende oplysninger om </w:t>
      </w:r>
      <w:r w:rsidR="00587C87">
        <w:rPr>
          <w:rFonts w:eastAsia="Times New Roman" w:cs="Times New Roman"/>
          <w:i/>
          <w:color w:val="1F497D"/>
          <w:sz w:val="18"/>
          <w:szCs w:val="18"/>
        </w:rPr>
        <w:t>undersøgelser og laboratorieprøver</w:t>
      </w:r>
      <w:r>
        <w:rPr>
          <w:rFonts w:eastAsia="Times New Roman" w:cs="Times New Roman"/>
          <w:i/>
          <w:color w:val="1F497D"/>
          <w:sz w:val="18"/>
          <w:szCs w:val="18"/>
        </w:rPr>
        <w:t xml:space="preserve"> </w:t>
      </w:r>
      <w:r w:rsidR="00587C87">
        <w:rPr>
          <w:rFonts w:eastAsia="Times New Roman" w:cs="Times New Roman"/>
          <w:i/>
          <w:color w:val="1F497D"/>
          <w:sz w:val="18"/>
          <w:szCs w:val="18"/>
        </w:rPr>
        <w:t xml:space="preserve">samt </w:t>
      </w:r>
      <w:r>
        <w:rPr>
          <w:rFonts w:eastAsia="Times New Roman" w:cs="Times New Roman"/>
          <w:i/>
          <w:color w:val="1F497D"/>
          <w:sz w:val="18"/>
          <w:szCs w:val="18"/>
        </w:rPr>
        <w:t>højde/vægt</w:t>
      </w:r>
    </w:p>
    <w:p w:rsidR="002C3287" w:rsidP="002C3287" w:rsidRDefault="002C3287" w14:paraId="220AD9E3" w14:textId="4B4DBB49">
      <w:pPr>
        <w:pStyle w:val="Overskrift4"/>
        <w:numPr>
          <w:ilvl w:val="2"/>
          <w:numId w:val="13"/>
        </w:numPr>
      </w:pPr>
      <w:bookmarkStart w:name="_Toc609866553" w:id="517"/>
      <w:bookmarkStart w:name="_Toc1969090202" w:id="518"/>
      <w:bookmarkStart w:name="_Toc98323913" w:id="519"/>
      <w:r>
        <w:t xml:space="preserve">Yderligere </w:t>
      </w:r>
      <w:r w:rsidR="00121ED2">
        <w:t>oplysninger</w:t>
      </w:r>
      <w:bookmarkEnd w:id="517"/>
      <w:bookmarkEnd w:id="518"/>
      <w:bookmarkEnd w:id="519"/>
    </w:p>
    <w:p w:rsidR="002C3287" w:rsidP="002C3287" w:rsidRDefault="00AC709F" w14:paraId="1555909D" w14:textId="4DE0DF9E">
      <w:pPr>
        <w:rPr>
          <w:rFonts w:eastAsia="Times New Roman" w:cs="Times New Roman"/>
        </w:rPr>
      </w:pPr>
      <w:r>
        <w:rPr>
          <w:noProof/>
        </w:rPr>
        <w:drawing>
          <wp:inline distT="0" distB="0" distL="0" distR="0" wp14:anchorId="233F59ED" wp14:editId="56ADC1B9">
            <wp:extent cx="5733415" cy="426544"/>
            <wp:effectExtent l="0" t="0" r="635"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3415" cy="426544"/>
                    </a:xfrm>
                    <a:prstGeom prst="rect">
                      <a:avLst/>
                    </a:prstGeom>
                    <a:noFill/>
                    <a:ln>
                      <a:noFill/>
                    </a:ln>
                  </pic:spPr>
                </pic:pic>
              </a:graphicData>
            </a:graphic>
          </wp:inline>
        </w:drawing>
      </w:r>
    </w:p>
    <w:p w:rsidR="002C3287" w:rsidP="002C3287" w:rsidRDefault="002C3287" w14:paraId="0E99A4E4" w14:textId="77777777">
      <w:pPr>
        <w:rPr>
          <w:rFonts w:eastAsia="Times New Roman" w:cs="Times New Roman"/>
        </w:rPr>
      </w:pPr>
    </w:p>
    <w:p w:rsidR="00DC7496" w:rsidP="00DE6BB7" w:rsidRDefault="000F746B" w14:paraId="5964BBC5" w14:textId="4CD0750F">
      <w:pPr>
        <w:rPr>
          <w:ins w:author="Morten Jensen" w:date="2022-01-28T11:05:00Z" w:id="520"/>
          <w:rFonts w:eastAsia="Times New Roman" w:cs="Times New Roman"/>
        </w:rPr>
      </w:pPr>
      <w:del w:author="Morten Jensen" w:date="2022-01-28T10:59:00Z" w:id="521">
        <w:r w:rsidDel="00281C39">
          <w:rPr>
            <w:rFonts w:eastAsia="Times New Roman" w:cs="Times New Roman"/>
          </w:rPr>
          <w:delText xml:space="preserve">Det første, der angives, er </w:delText>
        </w:r>
      </w:del>
      <w:customXmlDelRangeStart w:author="Morten Jensen" w:date="2022-01-28T10:59:00Z" w:id="522"/>
      <w:sdt>
        <w:sdtPr>
          <w:tag w:val="goog_rdk_55"/>
          <w:id w:val="-364840412"/>
        </w:sdtPr>
        <w:sdtEndPr/>
        <w:sdtContent>
          <w:customXmlDelRangeEnd w:id="522"/>
          <w:customXmlDelRangeStart w:author="Morten Jensen" w:date="2022-01-28T10:59:00Z" w:id="523"/>
        </w:sdtContent>
      </w:sdt>
      <w:customXmlDelRangeEnd w:id="523"/>
      <w:del w:author="Morten Jensen" w:date="2022-01-28T10:59:00Z" w:id="524">
        <w:r w:rsidDel="00281C39">
          <w:rPr>
            <w:rFonts w:eastAsia="Times New Roman" w:cs="Times New Roman"/>
          </w:rPr>
          <w:delText>information om forløbets alvorlighed (”forløb medførte”). [FV-A.1 Identification of the case safety report]</w:delText>
        </w:r>
      </w:del>
      <w:ins w:author="Morten Jensen" w:date="2022-01-28T10:59:00Z" w:id="525">
        <w:r w:rsidR="00281C39">
          <w:rPr>
            <w:rFonts w:eastAsia="Times New Roman" w:cs="Times New Roman"/>
          </w:rPr>
          <w:t>På de</w:t>
        </w:r>
      </w:ins>
      <w:ins w:author="Morten Jensen" w:date="2022-01-28T11:00:00Z" w:id="526">
        <w:r w:rsidR="00281C39">
          <w:rPr>
            <w:rFonts w:eastAsia="Times New Roman" w:cs="Times New Roman"/>
          </w:rPr>
          <w:t>nne fane kan det angives, hvis patienten er død, men ikke som følge af bivirkningen</w:t>
        </w:r>
      </w:ins>
      <w:r>
        <w:rPr>
          <w:rFonts w:eastAsia="Times New Roman" w:cs="Times New Roman"/>
        </w:rPr>
        <w:t xml:space="preserve"> (skærmbillede 8). </w:t>
      </w:r>
      <w:del w:author="Morten Jensen" w:date="2022-01-28T11:00:00Z" w:id="527">
        <w:r w:rsidDel="00281C39">
          <w:rPr>
            <w:rFonts w:eastAsia="Times New Roman" w:cs="Times New Roman"/>
          </w:rPr>
          <w:delText xml:space="preserve">‘Død som følge af bivirkning’ skal kun vælges, såfremt bivirkningen er den egentlige dødsårsag. Såfremt patienten er død af anden årsag end bivirkningen, skal det være muligt at angive, at dødsfaldet ikke skyldes bivirkningen. </w:delText>
        </w:r>
      </w:del>
      <w:ins w:author="Morten Jensen" w:date="2022-01-28T11:00:00Z" w:id="528">
        <w:r w:rsidR="00281C39">
          <w:rPr>
            <w:rFonts w:eastAsia="Times New Roman" w:cs="Times New Roman"/>
          </w:rPr>
          <w:t xml:space="preserve">Hvis patienten er angivet til at være død, enten ved afkrydsning i ”Død, men ikke som følge af bivirkningen” eller hvis en bivirkning </w:t>
        </w:r>
      </w:ins>
      <w:ins w:author="Morten Jensen" w:date="2022-01-28T11:01:00Z" w:id="529">
        <w:r w:rsidR="00281C39">
          <w:rPr>
            <w:rFonts w:eastAsia="Times New Roman" w:cs="Times New Roman"/>
          </w:rPr>
          <w:t xml:space="preserve">havde dødeligt </w:t>
        </w:r>
        <w:commentRangeStart w:id="530"/>
        <w:proofErr w:type="spellStart"/>
        <w:r w:rsidR="00281C39">
          <w:rPr>
            <w:rFonts w:eastAsia="Times New Roman" w:cs="Times New Roman"/>
          </w:rPr>
          <w:t>outcome</w:t>
        </w:r>
      </w:ins>
      <w:proofErr w:type="spellEnd"/>
      <w:commentRangeEnd w:id="530"/>
      <w:r w:rsidR="00C241D8">
        <w:rPr>
          <w:rStyle w:val="Kommentarhenvisning"/>
        </w:rPr>
        <w:commentReference w:id="530"/>
      </w:r>
      <w:ins w:author="Morten Jensen" w:date="2022-01-28T11:01:00Z" w:id="531">
        <w:r w:rsidR="00281C39">
          <w:rPr>
            <w:rFonts w:eastAsia="Times New Roman" w:cs="Times New Roman"/>
          </w:rPr>
          <w:t xml:space="preserve">, skal </w:t>
        </w:r>
      </w:ins>
      <w:del w:author="Morten Jensen" w:date="2022-01-28T11:01:00Z" w:id="532">
        <w:r w:rsidDel="00281C39">
          <w:rPr>
            <w:rFonts w:eastAsia="Times New Roman" w:cs="Times New Roman"/>
          </w:rPr>
          <w:delText xml:space="preserve">Dødsdato </w:delText>
        </w:r>
      </w:del>
      <w:ins w:author="Morten Jensen" w:date="2022-01-28T11:01:00Z" w:id="533">
        <w:r w:rsidR="00281C39">
          <w:rPr>
            <w:rFonts w:eastAsia="Times New Roman" w:cs="Times New Roman"/>
          </w:rPr>
          <w:t xml:space="preserve">dødsdato </w:t>
        </w:r>
      </w:ins>
      <w:r>
        <w:rPr>
          <w:rFonts w:eastAsia="Times New Roman" w:cs="Times New Roman"/>
        </w:rPr>
        <w:t>samt dødsårsag</w:t>
      </w:r>
      <w:del w:author="Rikke Gr�ngaard" w:date="2022-03-08T16:18:00Z" w:id="534">
        <w:r w:rsidDel="00C241D8">
          <w:rPr>
            <w:rFonts w:eastAsia="Times New Roman" w:cs="Times New Roman"/>
          </w:rPr>
          <w:delText xml:space="preserve"> skal</w:delText>
        </w:r>
      </w:del>
      <w:r>
        <w:rPr>
          <w:rFonts w:eastAsia="Times New Roman" w:cs="Times New Roman"/>
        </w:rPr>
        <w:t xml:space="preserve"> kunne angives</w:t>
      </w:r>
      <w:del w:author="Morten Jensen" w:date="2022-01-28T11:02:00Z" w:id="535">
        <w:r w:rsidDel="00281C39">
          <w:rPr>
            <w:rFonts w:eastAsia="Times New Roman" w:cs="Times New Roman"/>
          </w:rPr>
          <w:delText xml:space="preserve"> </w:delText>
        </w:r>
      </w:del>
      <w:del w:author="Morten Jensen" w:date="2022-01-28T11:01:00Z" w:id="536">
        <w:r w:rsidDel="00281C39">
          <w:rPr>
            <w:rFonts w:eastAsia="Times New Roman" w:cs="Times New Roman"/>
          </w:rPr>
          <w:delText>i begge tilfælde</w:delText>
        </w:r>
        <w:r w:rsidDel="00281C39" w:rsidR="00466247">
          <w:rPr>
            <w:rFonts w:eastAsia="Times New Roman" w:cs="Times New Roman"/>
          </w:rPr>
          <w:delText xml:space="preserve"> </w:delText>
        </w:r>
      </w:del>
      <w:del w:author="Morten Jensen" w:date="2022-01-28T11:02:00Z" w:id="537">
        <w:r w:rsidDel="00281C39" w:rsidR="00466247">
          <w:rPr>
            <w:rFonts w:eastAsia="Times New Roman" w:cs="Times New Roman"/>
          </w:rPr>
          <w:delText>(skærmbillede 9)</w:delText>
        </w:r>
      </w:del>
      <w:r>
        <w:rPr>
          <w:rFonts w:eastAsia="Times New Roman" w:cs="Times New Roman"/>
        </w:rPr>
        <w:t xml:space="preserve">. </w:t>
      </w:r>
      <w:del w:author="Morten Jensen" w:date="2022-01-28T11:02:00Z" w:id="538">
        <w:r w:rsidDel="00281C39">
          <w:rPr>
            <w:rFonts w:eastAsia="Times New Roman" w:cs="Times New Roman"/>
          </w:rPr>
          <w:delText xml:space="preserve">Dødsdato og dødsårsag kan potentielt trækkes fra anvendersystemet. </w:delText>
        </w:r>
      </w:del>
      <w:ins w:author="Morten Jensen" w:date="2022-01-28T11:01:00Z" w:id="539">
        <w:r w:rsidR="00281C39">
          <w:rPr>
            <w:rFonts w:eastAsia="Times New Roman" w:cs="Times New Roman"/>
          </w:rPr>
          <w:t xml:space="preserve">Det skal desuden </w:t>
        </w:r>
      </w:ins>
      <w:ins w:author="Rikke Gr�ngaard" w:date="2022-03-08T16:18:00Z" w:id="540">
        <w:r w:rsidR="00C241D8">
          <w:rPr>
            <w:rFonts w:eastAsia="Times New Roman" w:cs="Times New Roman"/>
          </w:rPr>
          <w:t xml:space="preserve">kunne </w:t>
        </w:r>
      </w:ins>
      <w:ins w:author="Morten Jensen" w:date="2022-01-28T11:01:00Z" w:id="541">
        <w:r w:rsidR="00281C39">
          <w:rPr>
            <w:rFonts w:eastAsia="Times New Roman" w:cs="Times New Roman"/>
          </w:rPr>
          <w:t xml:space="preserve">angives, </w:t>
        </w:r>
        <w:del w:author="Rikke Gr�ngaard" w:date="2022-03-08T16:18:00Z" w:id="542">
          <w:r w:rsidDel="00C241D8" w:rsidR="00281C39">
            <w:rPr>
              <w:rFonts w:eastAsia="Times New Roman" w:cs="Times New Roman"/>
            </w:rPr>
            <w:delText xml:space="preserve">hvorvidt </w:delText>
          </w:r>
        </w:del>
      </w:ins>
      <w:ins w:author="Rikke Gr�ngaard" w:date="2022-03-08T16:18:00Z" w:id="543">
        <w:r w:rsidR="00C241D8">
          <w:rPr>
            <w:rFonts w:eastAsia="Times New Roman" w:cs="Times New Roman"/>
          </w:rPr>
          <w:t xml:space="preserve">om </w:t>
        </w:r>
      </w:ins>
      <w:ins w:author="Morten Jensen" w:date="2022-01-28T11:01:00Z" w:id="544">
        <w:r w:rsidR="00281C39">
          <w:rPr>
            <w:rFonts w:eastAsia="Times New Roman" w:cs="Times New Roman"/>
          </w:rPr>
          <w:t xml:space="preserve">der er foretaget obduktion </w:t>
        </w:r>
      </w:ins>
      <w:ins w:author="Rikke Gr�ngaard" w:date="2022-03-08T16:18:00Z" w:id="545">
        <w:r w:rsidR="00C241D8">
          <w:rPr>
            <w:rFonts w:eastAsia="Times New Roman" w:cs="Times New Roman"/>
          </w:rPr>
          <w:t xml:space="preserve">og den </w:t>
        </w:r>
      </w:ins>
      <w:ins w:author="Morten Jensen" w:date="2022-01-28T11:01:00Z" w:id="546">
        <w:del w:author="Rikke Gr�ngaard" w:date="2022-03-08T16:18:00Z" w:id="547">
          <w:r w:rsidDel="00C241D8" w:rsidR="00281C39">
            <w:rPr>
              <w:rFonts w:eastAsia="Times New Roman" w:cs="Times New Roman"/>
            </w:rPr>
            <w:delText xml:space="preserve">inklusive den </w:delText>
          </w:r>
        </w:del>
        <w:r w:rsidR="00281C39">
          <w:rPr>
            <w:rFonts w:eastAsia="Times New Roman" w:cs="Times New Roman"/>
          </w:rPr>
          <w:t>obduktionsfastsatte dødsårsag</w:t>
        </w:r>
      </w:ins>
      <w:ins w:author="Morten Jensen" w:date="2022-01-28T11:02:00Z" w:id="548">
        <w:r w:rsidR="00281C39">
          <w:rPr>
            <w:rFonts w:eastAsia="Times New Roman" w:cs="Times New Roman"/>
          </w:rPr>
          <w:t xml:space="preserve"> (skærmbillede 9)</w:t>
        </w:r>
      </w:ins>
      <w:ins w:author="Morten Jensen" w:date="2022-01-28T11:01:00Z" w:id="549">
        <w:r w:rsidR="00281C39">
          <w:rPr>
            <w:rFonts w:eastAsia="Times New Roman" w:cs="Times New Roman"/>
          </w:rPr>
          <w:t xml:space="preserve">. </w:t>
        </w:r>
      </w:ins>
      <w:ins w:author="Morten Jensen" w:date="2022-01-28T11:02:00Z" w:id="550">
        <w:del w:author="Morten Jensen" w:date="2022-01-28T11:03:00Z" w:id="551">
          <w:r w:rsidDel="00281C39" w:rsidR="00281C39">
            <w:rPr>
              <w:rFonts w:eastAsia="Times New Roman" w:cs="Times New Roman"/>
            </w:rPr>
            <w:delText xml:space="preserve">Dødsdato og dødsårsag </w:delText>
          </w:r>
        </w:del>
      </w:ins>
      <w:ins w:author="Morten Jensen" w:date="2022-01-28T11:03:00Z" w:id="552">
        <w:r w:rsidR="00281C39">
          <w:rPr>
            <w:rFonts w:eastAsia="Times New Roman" w:cs="Times New Roman"/>
          </w:rPr>
          <w:t xml:space="preserve">Disse data </w:t>
        </w:r>
      </w:ins>
      <w:ins w:author="Morten Jensen" w:date="2022-01-28T11:02:00Z" w:id="553">
        <w:r w:rsidR="00281C39">
          <w:rPr>
            <w:rFonts w:eastAsia="Times New Roman" w:cs="Times New Roman"/>
          </w:rPr>
          <w:t xml:space="preserve">kan potentielt trækkes fra anvendersystemet. </w:t>
        </w:r>
      </w:ins>
    </w:p>
    <w:p w:rsidR="00DC7496" w:rsidP="00DE6BB7" w:rsidRDefault="00DC7496" w14:paraId="6C2D5B05" w14:textId="1AB0ECE5">
      <w:pPr>
        <w:rPr>
          <w:ins w:author="Morten Jensen" w:date="2022-01-28T11:04:00Z" w:id="554"/>
          <w:rFonts w:eastAsia="Times New Roman" w:cs="Times New Roman"/>
        </w:rPr>
      </w:pPr>
      <w:ins w:author="Morten Jensen" w:date="2022-01-28T11:05:00Z" w:id="555">
        <w:r>
          <w:rPr>
            <w:rFonts w:eastAsia="Times New Roman" w:cs="Times New Roman"/>
          </w:rPr>
          <w:t xml:space="preserve">Herudover kan patientens vægt og højde angives. Hvis patientens journal indeholder data om vægt og højde, kan felterne </w:t>
        </w:r>
        <w:del w:author="Rikke Gr�ngaard" w:date="2022-03-08T16:19:00Z" w:id="556">
          <w:r w:rsidDel="00C241D8">
            <w:rPr>
              <w:rFonts w:eastAsia="Times New Roman" w:cs="Times New Roman"/>
            </w:rPr>
            <w:delText xml:space="preserve">til dette </w:delText>
          </w:r>
        </w:del>
        <w:r>
          <w:rPr>
            <w:rFonts w:eastAsia="Times New Roman" w:cs="Times New Roman"/>
          </w:rPr>
          <w:t>automatisk udfyldes med disse oplysninger. Indberetter bør herefter gøres opmærksom på at tjekke at det angivne er patientens aktuelle vægt og højde på bivirkningens starttidspunkt.</w:t>
        </w:r>
      </w:ins>
    </w:p>
    <w:p w:rsidR="002C3287" w:rsidP="00DE6BB7" w:rsidRDefault="000F746B" w14:paraId="375767BD" w14:textId="0FAE4334">
      <w:pPr>
        <w:rPr>
          <w:rFonts w:eastAsia="Times New Roman" w:cs="Times New Roman"/>
        </w:rPr>
      </w:pPr>
      <w:del w:author="Morten Jensen" w:date="2022-01-28T11:05:00Z" w:id="557">
        <w:r w:rsidDel="00DC7496">
          <w:rPr>
            <w:rFonts w:eastAsia="Times New Roman" w:cs="Times New Roman"/>
          </w:rPr>
          <w:delText xml:space="preserve">Herudover </w:delText>
        </w:r>
      </w:del>
      <w:ins w:author="Morten Jensen" w:date="2022-01-28T11:05:00Z" w:id="558">
        <w:r w:rsidR="00DC7496">
          <w:rPr>
            <w:rFonts w:eastAsia="Times New Roman" w:cs="Times New Roman"/>
          </w:rPr>
          <w:t xml:space="preserve">Som det sidste </w:t>
        </w:r>
      </w:ins>
      <w:r>
        <w:rPr>
          <w:rFonts w:eastAsia="Times New Roman" w:cs="Times New Roman"/>
        </w:rPr>
        <w:t xml:space="preserve">kan der indtastes en længere tekst med yderligere information om </w:t>
      </w:r>
      <w:ins w:author="Morten Jensen" w:date="2022-01-28T11:03:00Z" w:id="559">
        <w:r w:rsidR="00281C39">
          <w:rPr>
            <w:rFonts w:eastAsia="Times New Roman" w:cs="Times New Roman"/>
          </w:rPr>
          <w:t xml:space="preserve">hele </w:t>
        </w:r>
      </w:ins>
      <w:r>
        <w:rPr>
          <w:rFonts w:eastAsia="Times New Roman" w:cs="Times New Roman"/>
        </w:rPr>
        <w:t>forløbet</w:t>
      </w:r>
      <w:ins w:author="Morten Jensen" w:date="2022-01-28T11:03:00Z" w:id="560">
        <w:r w:rsidR="00DC7496">
          <w:rPr>
            <w:rFonts w:eastAsia="Times New Roman" w:cs="Times New Roman"/>
          </w:rPr>
          <w:t xml:space="preserve">, som indberetteren </w:t>
        </w:r>
      </w:ins>
      <w:ins w:author="Morten Jensen" w:date="2022-01-28T11:04:00Z" w:id="561">
        <w:r w:rsidR="00DC7496">
          <w:rPr>
            <w:rFonts w:eastAsia="Times New Roman" w:cs="Times New Roman"/>
          </w:rPr>
          <w:t xml:space="preserve">måtte finde </w:t>
        </w:r>
      </w:ins>
      <w:commentRangeStart w:id="562"/>
      <w:ins w:author="Morten Jensen" w:date="2022-01-28T11:03:00Z" w:id="563">
        <w:r w:rsidR="00DC7496">
          <w:rPr>
            <w:rFonts w:eastAsia="Times New Roman" w:cs="Times New Roman"/>
          </w:rPr>
          <w:t>relev</w:t>
        </w:r>
      </w:ins>
      <w:ins w:author="Morten Jensen" w:date="2022-01-28T11:04:00Z" w:id="564">
        <w:r w:rsidR="00DC7496">
          <w:rPr>
            <w:rFonts w:eastAsia="Times New Roman" w:cs="Times New Roman"/>
          </w:rPr>
          <w:t>ant</w:t>
        </w:r>
      </w:ins>
      <w:r>
        <w:rPr>
          <w:rFonts w:eastAsia="Times New Roman" w:cs="Times New Roman"/>
        </w:rPr>
        <w:t xml:space="preserve"> [FV-B.5 Narrative case summary]. Feltet kan med fordel have flere linjer for at formidle, at en længere forklaring er tilladt/ønsket her.</w:t>
      </w:r>
      <w:commentRangeEnd w:id="562"/>
      <w:r w:rsidR="00802064">
        <w:rPr>
          <w:rStyle w:val="Kommentarhenvisning"/>
        </w:rPr>
        <w:commentReference w:id="562"/>
      </w:r>
    </w:p>
    <w:p w:rsidR="006A3584" w:rsidP="00DE6BB7" w:rsidRDefault="006A3584" w14:paraId="5502F8C1" w14:textId="77777777">
      <w:pPr>
        <w:rPr>
          <w:rFonts w:eastAsia="Times New Roman" w:cs="Times New Roman"/>
        </w:rPr>
      </w:pPr>
    </w:p>
    <w:p w:rsidR="00DE6BB7" w:rsidP="002C3287" w:rsidRDefault="00DE6BB7" w14:paraId="528255B0" w14:textId="2E76480F">
      <w:pPr>
        <w:pBdr>
          <w:top w:val="nil"/>
          <w:left w:val="nil"/>
          <w:bottom w:val="nil"/>
          <w:right w:val="nil"/>
          <w:between w:val="nil"/>
        </w:pBdr>
        <w:spacing w:after="200" w:line="240" w:lineRule="auto"/>
        <w:rPr>
          <w:rFonts w:eastAsia="Times New Roman" w:cs="Times New Roman"/>
          <w:i/>
          <w:color w:val="1F497D"/>
          <w:sz w:val="18"/>
          <w:szCs w:val="18"/>
        </w:rPr>
      </w:pPr>
      <w:r>
        <w:rPr>
          <w:noProof/>
        </w:rPr>
        <w:lastRenderedPageBreak/>
        <w:drawing>
          <wp:inline distT="0" distB="0" distL="0" distR="0" wp14:anchorId="2A096E74" wp14:editId="725B81CE">
            <wp:extent cx="5733415" cy="3000280"/>
            <wp:effectExtent l="0" t="0" r="635"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3415" cy="3000280"/>
                    </a:xfrm>
                    <a:prstGeom prst="rect">
                      <a:avLst/>
                    </a:prstGeom>
                    <a:noFill/>
                    <a:ln>
                      <a:noFill/>
                    </a:ln>
                  </pic:spPr>
                </pic:pic>
              </a:graphicData>
            </a:graphic>
          </wp:inline>
        </w:drawing>
      </w:r>
    </w:p>
    <w:p w:rsidR="002C3287" w:rsidP="002C3287" w:rsidRDefault="002C3287" w14:paraId="2F339E3E" w14:textId="5DD5148D">
      <w:pPr>
        <w:pBdr>
          <w:top w:val="nil"/>
          <w:left w:val="nil"/>
          <w:bottom w:val="nil"/>
          <w:right w:val="nil"/>
          <w:between w:val="nil"/>
        </w:pBdr>
        <w:spacing w:after="200" w:line="240" w:lineRule="auto"/>
        <w:rPr>
          <w:rFonts w:eastAsia="Times New Roman" w:cs="Times New Roman"/>
          <w:i/>
          <w:color w:val="1F497D"/>
          <w:sz w:val="18"/>
          <w:szCs w:val="18"/>
        </w:rPr>
      </w:pPr>
      <w:r>
        <w:rPr>
          <w:rFonts w:eastAsia="Times New Roman" w:cs="Times New Roman"/>
          <w:i/>
          <w:color w:val="1F497D"/>
          <w:sz w:val="18"/>
          <w:szCs w:val="18"/>
        </w:rPr>
        <w:t xml:space="preserve">Skærmbillede </w:t>
      </w:r>
      <w:r w:rsidR="000F746B">
        <w:rPr>
          <w:rFonts w:eastAsia="Times New Roman" w:cs="Times New Roman"/>
          <w:i/>
          <w:color w:val="1F497D"/>
          <w:sz w:val="18"/>
          <w:szCs w:val="18"/>
        </w:rPr>
        <w:t xml:space="preserve">8 </w:t>
      </w:r>
      <w:r>
        <w:rPr>
          <w:rFonts w:eastAsia="Times New Roman" w:cs="Times New Roman"/>
          <w:i/>
          <w:color w:val="1F497D"/>
          <w:sz w:val="18"/>
          <w:szCs w:val="18"/>
        </w:rPr>
        <w:t xml:space="preserve">- Angivelse af </w:t>
      </w:r>
      <w:r w:rsidR="000806C3">
        <w:rPr>
          <w:rFonts w:eastAsia="Times New Roman" w:cs="Times New Roman"/>
          <w:i/>
          <w:color w:val="1F497D"/>
          <w:sz w:val="18"/>
          <w:szCs w:val="18"/>
        </w:rPr>
        <w:t>yderligere oplysninger om forløbet</w:t>
      </w:r>
    </w:p>
    <w:p w:rsidR="002C3287" w:rsidP="002C3287" w:rsidRDefault="002C3287" w14:paraId="49713A89" w14:textId="77777777">
      <w:pPr>
        <w:rPr>
          <w:rFonts w:eastAsia="Times New Roman" w:cs="Times New Roman"/>
        </w:rPr>
      </w:pPr>
    </w:p>
    <w:p w:rsidR="002C3287" w:rsidP="002C3287" w:rsidRDefault="002C3287" w14:paraId="17DF635A" w14:textId="64A574AF">
      <w:pPr>
        <w:keepNext/>
        <w:rPr>
          <w:rFonts w:eastAsia="Times New Roman" w:cs="Times New Roman"/>
        </w:rPr>
      </w:pPr>
    </w:p>
    <w:p w:rsidR="00DE6BB7" w:rsidP="002C3287" w:rsidRDefault="00DE6BB7" w14:paraId="51688A1C" w14:textId="338782B3">
      <w:pPr>
        <w:pBdr>
          <w:top w:val="nil"/>
          <w:left w:val="nil"/>
          <w:bottom w:val="nil"/>
          <w:right w:val="nil"/>
          <w:between w:val="nil"/>
        </w:pBdr>
        <w:spacing w:after="200" w:line="240" w:lineRule="auto"/>
        <w:rPr>
          <w:rFonts w:eastAsia="Times New Roman" w:cs="Times New Roman"/>
          <w:i/>
          <w:color w:val="1F497D"/>
          <w:sz w:val="18"/>
          <w:szCs w:val="18"/>
        </w:rPr>
      </w:pPr>
      <w:r>
        <w:rPr>
          <w:noProof/>
        </w:rPr>
        <w:drawing>
          <wp:inline distT="0" distB="0" distL="0" distR="0" wp14:anchorId="283BE493" wp14:editId="736E2C46">
            <wp:extent cx="5733415" cy="3552554"/>
            <wp:effectExtent l="0" t="0" r="635"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3415" cy="3552554"/>
                    </a:xfrm>
                    <a:prstGeom prst="rect">
                      <a:avLst/>
                    </a:prstGeom>
                    <a:noFill/>
                    <a:ln>
                      <a:noFill/>
                    </a:ln>
                  </pic:spPr>
                </pic:pic>
              </a:graphicData>
            </a:graphic>
          </wp:inline>
        </w:drawing>
      </w:r>
    </w:p>
    <w:p w:rsidR="002C3287" w:rsidP="002C3287" w:rsidRDefault="002C3287" w14:paraId="6FF33568" w14:textId="2861F7B4">
      <w:pPr>
        <w:pBdr>
          <w:top w:val="nil"/>
          <w:left w:val="nil"/>
          <w:bottom w:val="nil"/>
          <w:right w:val="nil"/>
          <w:between w:val="nil"/>
        </w:pBdr>
        <w:spacing w:after="200" w:line="240" w:lineRule="auto"/>
        <w:rPr>
          <w:rFonts w:eastAsia="Times New Roman" w:cs="Times New Roman"/>
          <w:i/>
          <w:color w:val="1F497D"/>
          <w:sz w:val="18"/>
          <w:szCs w:val="18"/>
        </w:rPr>
      </w:pPr>
      <w:r>
        <w:rPr>
          <w:rFonts w:eastAsia="Times New Roman" w:cs="Times New Roman"/>
          <w:i/>
          <w:color w:val="1F497D"/>
          <w:sz w:val="18"/>
          <w:szCs w:val="18"/>
        </w:rPr>
        <w:t xml:space="preserve">Skærmbillede </w:t>
      </w:r>
      <w:r w:rsidR="000F746B">
        <w:rPr>
          <w:rFonts w:eastAsia="Times New Roman" w:cs="Times New Roman"/>
          <w:i/>
          <w:color w:val="1F497D"/>
          <w:sz w:val="18"/>
          <w:szCs w:val="18"/>
        </w:rPr>
        <w:t xml:space="preserve">9 </w:t>
      </w:r>
      <w:r>
        <w:rPr>
          <w:rFonts w:eastAsia="Times New Roman" w:cs="Times New Roman"/>
          <w:i/>
          <w:color w:val="1F497D"/>
          <w:sz w:val="18"/>
          <w:szCs w:val="18"/>
        </w:rPr>
        <w:t>- Angivelse af dødsdato og dødsårsag, hvor bivirkningen er årsag til død</w:t>
      </w:r>
    </w:p>
    <w:p w:rsidR="002C3287" w:rsidRDefault="002C3287" w14:paraId="45AD3D06" w14:textId="08B527F9">
      <w:bookmarkStart w:name="_heading=h.3whwml4" w:colFirst="0" w:colLast="0" w:id="565"/>
      <w:bookmarkEnd w:id="565"/>
    </w:p>
    <w:p w:rsidR="002C3287" w:rsidP="003E0997" w:rsidRDefault="003E0997" w14:paraId="28CB2558" w14:textId="2F55B12A">
      <w:pPr>
        <w:pStyle w:val="Overskrift4"/>
        <w:numPr>
          <w:ilvl w:val="2"/>
          <w:numId w:val="13"/>
        </w:numPr>
      </w:pPr>
      <w:bookmarkStart w:name="_Toc280861056" w:id="566"/>
      <w:bookmarkStart w:name="_Toc123276141" w:id="567"/>
      <w:bookmarkStart w:name="_Toc98323914" w:id="568"/>
      <w:r>
        <w:t>Indberetning</w:t>
      </w:r>
      <w:bookmarkEnd w:id="566"/>
      <w:bookmarkEnd w:id="567"/>
      <w:bookmarkEnd w:id="568"/>
    </w:p>
    <w:p w:rsidRPr="0000289D" w:rsidR="0000289D" w:rsidP="0000289D" w:rsidRDefault="00AC709F" w14:paraId="3ABBCE21" w14:textId="7CD8E3A0">
      <w:r>
        <w:rPr>
          <w:noProof/>
        </w:rPr>
        <w:drawing>
          <wp:inline distT="0" distB="0" distL="0" distR="0" wp14:anchorId="5B8B90AD" wp14:editId="09F91C8A">
            <wp:extent cx="5733415" cy="413019"/>
            <wp:effectExtent l="0" t="0" r="635" b="6350"/>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3415" cy="413019"/>
                    </a:xfrm>
                    <a:prstGeom prst="rect">
                      <a:avLst/>
                    </a:prstGeom>
                    <a:noFill/>
                    <a:ln>
                      <a:noFill/>
                    </a:ln>
                  </pic:spPr>
                </pic:pic>
              </a:graphicData>
            </a:graphic>
          </wp:inline>
        </w:drawing>
      </w:r>
    </w:p>
    <w:p w:rsidR="0000289D" w:rsidRDefault="0000289D" w14:paraId="1CAB565F" w14:textId="77777777">
      <w:pPr>
        <w:rPr>
          <w:rFonts w:eastAsia="Times New Roman" w:cs="Times New Roman"/>
        </w:rPr>
      </w:pPr>
    </w:p>
    <w:p w:rsidR="00592243" w:rsidRDefault="0002111E" w14:paraId="00000173" w14:textId="58961900">
      <w:pPr>
        <w:rPr>
          <w:rFonts w:eastAsia="Times New Roman" w:cs="Times New Roman"/>
          <w:highlight w:val="yellow"/>
        </w:rPr>
      </w:pPr>
      <w:commentRangeStart w:id="569"/>
      <w:r>
        <w:rPr>
          <w:rFonts w:eastAsia="Times New Roman" w:cs="Times New Roman"/>
        </w:rPr>
        <w:t xml:space="preserve">Det </w:t>
      </w:r>
      <w:r w:rsidR="003D5619">
        <w:rPr>
          <w:rFonts w:eastAsia="Times New Roman" w:cs="Times New Roman"/>
        </w:rPr>
        <w:t>er vigtigt at</w:t>
      </w:r>
      <w:r>
        <w:rPr>
          <w:rFonts w:eastAsia="Times New Roman" w:cs="Times New Roman"/>
        </w:rPr>
        <w:t xml:space="preserve"> sikre</w:t>
      </w:r>
      <w:r w:rsidR="00FB0B53">
        <w:rPr>
          <w:rFonts w:eastAsia="Times New Roman" w:cs="Times New Roman"/>
        </w:rPr>
        <w:t>, at indberetter får et godt overblik over sine indtastninger før afsendelse af indberetningen</w:t>
      </w:r>
      <w:r>
        <w:rPr>
          <w:rFonts w:eastAsia="Times New Roman" w:cs="Times New Roman"/>
        </w:rPr>
        <w:t>, i særdeleshed for medicin. Det</w:t>
      </w:r>
      <w:ins w:author="Rikke Gr�ngaard" w:date="2022-03-08T16:20:00Z" w:id="570">
        <w:r w:rsidR="00802064">
          <w:rPr>
            <w:rFonts w:eastAsia="Times New Roman" w:cs="Times New Roman"/>
          </w:rPr>
          <w:t>te</w:t>
        </w:r>
      </w:ins>
      <w:r>
        <w:rPr>
          <w:rFonts w:eastAsia="Times New Roman" w:cs="Times New Roman"/>
        </w:rPr>
        <w:t xml:space="preserve"> kan eksempelvis implementeres ved</w:t>
      </w:r>
      <w:r w:rsidR="00FB0B53">
        <w:rPr>
          <w:rFonts w:eastAsia="Times New Roman" w:cs="Times New Roman"/>
        </w:rPr>
        <w:t xml:space="preserve"> at indføre en fane med et overblik over indberetningen</w:t>
      </w:r>
      <w:ins w:author="Rikke Gr�ngaard" w:date="2022-03-08T16:20:00Z" w:id="571">
        <w:r w:rsidR="00802064">
          <w:rPr>
            <w:rFonts w:eastAsia="Times New Roman" w:cs="Times New Roman"/>
          </w:rPr>
          <w:t xml:space="preserve"> som</w:t>
        </w:r>
      </w:ins>
      <w:del w:author="Rikke Gr�ngaard" w:date="2022-03-08T16:20:00Z" w:id="572">
        <w:r w:rsidDel="00802064">
          <w:rPr>
            <w:rFonts w:eastAsia="Times New Roman" w:cs="Times New Roman"/>
          </w:rPr>
          <w:delText>, der</w:delText>
        </w:r>
      </w:del>
      <w:r>
        <w:rPr>
          <w:rFonts w:eastAsia="Times New Roman" w:cs="Times New Roman"/>
        </w:rPr>
        <w:t xml:space="preserve"> inkluderer et tydeligt overblik over den mistænkte, samtidige og historiske medicin</w:t>
      </w:r>
      <w:del w:author="Rikke Gr�ngaard" w:date="2022-03-08T16:21:00Z" w:id="573">
        <w:r w:rsidDel="00802064">
          <w:rPr>
            <w:rFonts w:eastAsia="Times New Roman" w:cs="Times New Roman"/>
          </w:rPr>
          <w:delText>, som er inkluderet i indberetningen</w:delText>
        </w:r>
      </w:del>
      <w:r>
        <w:rPr>
          <w:rFonts w:eastAsia="Times New Roman" w:cs="Times New Roman"/>
        </w:rPr>
        <w:t xml:space="preserve"> (skærmbillede </w:t>
      </w:r>
      <w:r w:rsidR="00DF6027">
        <w:rPr>
          <w:rFonts w:eastAsia="Times New Roman" w:cs="Times New Roman"/>
        </w:rPr>
        <w:t>10</w:t>
      </w:r>
      <w:r>
        <w:rPr>
          <w:rFonts w:eastAsia="Times New Roman" w:cs="Times New Roman"/>
        </w:rPr>
        <w:t>)</w:t>
      </w:r>
      <w:r w:rsidR="00BA31AA">
        <w:rPr>
          <w:rFonts w:eastAsia="Times New Roman" w:cs="Times New Roman"/>
        </w:rPr>
        <w:t xml:space="preserve">. </w:t>
      </w:r>
      <w:commentRangeEnd w:id="569"/>
      <w:r w:rsidR="00802064">
        <w:rPr>
          <w:rStyle w:val="Kommentarhenvisning"/>
        </w:rPr>
        <w:commentReference w:id="569"/>
      </w:r>
    </w:p>
    <w:p w:rsidR="00592243" w:rsidRDefault="00592243" w14:paraId="00000174" w14:textId="40F48A7B">
      <w:pPr>
        <w:keepNext/>
        <w:rPr>
          <w:rFonts w:eastAsia="Times New Roman" w:cs="Times New Roman"/>
        </w:rPr>
      </w:pPr>
    </w:p>
    <w:p w:rsidR="00DE6BB7" w:rsidRDefault="00DE6BB7" w14:paraId="4615D3FD" w14:textId="77777777">
      <w:pPr>
        <w:pBdr>
          <w:top w:val="nil"/>
          <w:left w:val="nil"/>
          <w:bottom w:val="nil"/>
          <w:right w:val="nil"/>
          <w:between w:val="nil"/>
        </w:pBdr>
        <w:spacing w:after="200" w:line="240" w:lineRule="auto"/>
        <w:rPr>
          <w:rFonts w:eastAsia="Times New Roman" w:cs="Times New Roman"/>
          <w:i/>
          <w:color w:val="1F497D"/>
          <w:sz w:val="18"/>
          <w:szCs w:val="18"/>
        </w:rPr>
      </w:pPr>
      <w:r>
        <w:rPr>
          <w:noProof/>
        </w:rPr>
        <w:drawing>
          <wp:inline distT="0" distB="0" distL="0" distR="0" wp14:anchorId="461D5CF3" wp14:editId="4E8D8B90">
            <wp:extent cx="4992087" cy="7333307"/>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45488" cy="7411752"/>
                    </a:xfrm>
                    <a:prstGeom prst="rect">
                      <a:avLst/>
                    </a:prstGeom>
                    <a:noFill/>
                    <a:ln>
                      <a:noFill/>
                    </a:ln>
                  </pic:spPr>
                </pic:pic>
              </a:graphicData>
            </a:graphic>
          </wp:inline>
        </w:drawing>
      </w:r>
    </w:p>
    <w:p w:rsidR="00592243" w:rsidRDefault="00BA31AA" w14:paraId="00000175" w14:textId="2540E820">
      <w:pPr>
        <w:pBdr>
          <w:top w:val="nil"/>
          <w:left w:val="nil"/>
          <w:bottom w:val="nil"/>
          <w:right w:val="nil"/>
          <w:between w:val="nil"/>
        </w:pBdr>
        <w:spacing w:after="200" w:line="240" w:lineRule="auto"/>
        <w:rPr>
          <w:rFonts w:eastAsia="Times New Roman" w:cs="Times New Roman"/>
          <w:i/>
          <w:color w:val="1F497D"/>
          <w:sz w:val="18"/>
          <w:szCs w:val="18"/>
          <w:highlight w:val="yellow"/>
        </w:rPr>
      </w:pPr>
      <w:r>
        <w:rPr>
          <w:rFonts w:eastAsia="Times New Roman" w:cs="Times New Roman"/>
          <w:i/>
          <w:color w:val="1F497D"/>
          <w:sz w:val="18"/>
          <w:szCs w:val="18"/>
        </w:rPr>
        <w:t xml:space="preserve">Skærmbillede </w:t>
      </w:r>
      <w:r w:rsidR="00DF6027">
        <w:rPr>
          <w:rFonts w:eastAsia="Times New Roman" w:cs="Times New Roman"/>
          <w:i/>
          <w:color w:val="1F497D"/>
          <w:sz w:val="18"/>
          <w:szCs w:val="18"/>
        </w:rPr>
        <w:t xml:space="preserve">10 </w:t>
      </w:r>
      <w:r w:rsidR="00AC709F">
        <w:rPr>
          <w:rFonts w:eastAsia="Times New Roman" w:cs="Times New Roman"/>
          <w:i/>
          <w:color w:val="1F497D"/>
          <w:sz w:val="18"/>
          <w:szCs w:val="18"/>
        </w:rPr>
        <w:t>–</w:t>
      </w:r>
      <w:r>
        <w:rPr>
          <w:rFonts w:eastAsia="Times New Roman" w:cs="Times New Roman"/>
          <w:i/>
          <w:color w:val="1F497D"/>
          <w:sz w:val="18"/>
          <w:szCs w:val="18"/>
        </w:rPr>
        <w:t xml:space="preserve"> </w:t>
      </w:r>
      <w:r w:rsidR="00AC709F">
        <w:rPr>
          <w:rFonts w:eastAsia="Times New Roman" w:cs="Times New Roman"/>
          <w:i/>
          <w:color w:val="1F497D"/>
          <w:sz w:val="18"/>
          <w:szCs w:val="18"/>
        </w:rPr>
        <w:t>Overblik over i</w:t>
      </w:r>
      <w:r>
        <w:rPr>
          <w:rFonts w:eastAsia="Times New Roman" w:cs="Times New Roman"/>
          <w:i/>
          <w:color w:val="1F497D"/>
          <w:sz w:val="18"/>
          <w:szCs w:val="18"/>
        </w:rPr>
        <w:t>ndberetning</w:t>
      </w:r>
      <w:r w:rsidR="008174BB">
        <w:rPr>
          <w:rFonts w:eastAsia="Times New Roman" w:cs="Times New Roman"/>
          <w:i/>
          <w:color w:val="1F497D"/>
          <w:sz w:val="18"/>
          <w:szCs w:val="18"/>
        </w:rPr>
        <w:t xml:space="preserve"> inklusiv</w:t>
      </w:r>
      <w:r w:rsidR="00C95BBD">
        <w:rPr>
          <w:rFonts w:eastAsia="Times New Roman" w:cs="Times New Roman"/>
          <w:i/>
          <w:color w:val="1F497D"/>
          <w:sz w:val="18"/>
          <w:szCs w:val="18"/>
        </w:rPr>
        <w:t>e</w:t>
      </w:r>
      <w:r w:rsidR="008174BB">
        <w:rPr>
          <w:rFonts w:eastAsia="Times New Roman" w:cs="Times New Roman"/>
          <w:i/>
          <w:color w:val="1F497D"/>
          <w:sz w:val="18"/>
          <w:szCs w:val="18"/>
        </w:rPr>
        <w:t xml:space="preserve"> tekst vedrørende oplysningspligt</w:t>
      </w:r>
    </w:p>
    <w:p w:rsidR="00592243" w:rsidP="002C3287" w:rsidRDefault="00BA31AA" w14:paraId="00000176" w14:textId="6E0089C9">
      <w:pPr>
        <w:pStyle w:val="Overskrift2"/>
        <w:keepNext w:val="0"/>
        <w:keepLines w:val="0"/>
        <w:widowControl w:val="0"/>
        <w:numPr>
          <w:ilvl w:val="1"/>
          <w:numId w:val="13"/>
        </w:numPr>
        <w:pBdr>
          <w:top w:val="none" w:color="000000" w:sz="0" w:space="0"/>
          <w:left w:val="none" w:color="000000" w:sz="0" w:space="0"/>
          <w:bottom w:val="none" w:color="000000" w:sz="0" w:space="0"/>
          <w:right w:val="none" w:color="000000" w:sz="0" w:space="0"/>
          <w:between w:val="none" w:color="000000" w:sz="0" w:space="0"/>
        </w:pBdr>
        <w:tabs>
          <w:tab w:val="left" w:pos="567"/>
          <w:tab w:val="left" w:pos="851"/>
        </w:tabs>
        <w:spacing w:before="283" w:after="142" w:line="240" w:lineRule="auto"/>
        <w:ind w:hanging="576"/>
        <w:rPr>
          <w:rFonts w:eastAsia="Times New Roman" w:cs="Times New Roman"/>
        </w:rPr>
      </w:pPr>
      <w:bookmarkStart w:name="_Toc98323915" w:id="574"/>
      <w:bookmarkStart w:name="_Toc1812655135" w:id="575"/>
      <w:bookmarkStart w:name="_Toc1395556354" w:id="576"/>
      <w:bookmarkStart w:name="_Toc98323916" w:id="577"/>
      <w:bookmarkEnd w:id="574"/>
      <w:r w:rsidRPr="05F8B76C">
        <w:rPr>
          <w:rFonts w:eastAsia="Times New Roman" w:cs="Times New Roman"/>
        </w:rPr>
        <w:lastRenderedPageBreak/>
        <w:t>Send indberetning</w:t>
      </w:r>
      <w:bookmarkEnd w:id="575"/>
      <w:bookmarkEnd w:id="576"/>
      <w:bookmarkEnd w:id="577"/>
    </w:p>
    <w:p w:rsidR="00592243" w:rsidRDefault="00BA31AA" w14:paraId="00000177" w14:textId="540989F3">
      <w:pPr>
        <w:rPr>
          <w:rFonts w:eastAsia="Times New Roman" w:cs="Times New Roman"/>
        </w:rPr>
      </w:pPr>
      <w:r>
        <w:rPr>
          <w:rFonts w:eastAsia="Times New Roman" w:cs="Times New Roman"/>
        </w:rPr>
        <w:t>Når indberetningen er udfyldt vælges “</w:t>
      </w:r>
      <w:r w:rsidR="008174BB">
        <w:rPr>
          <w:rFonts w:eastAsia="Times New Roman" w:cs="Times New Roman"/>
        </w:rPr>
        <w:t>Inds</w:t>
      </w:r>
      <w:r>
        <w:rPr>
          <w:rFonts w:eastAsia="Times New Roman" w:cs="Times New Roman"/>
        </w:rPr>
        <w:t>end”.</w:t>
      </w:r>
    </w:p>
    <w:p w:rsidR="003721F8" w:rsidRDefault="003721F8" w14:paraId="0CFE1FD3" w14:textId="0C178E63">
      <w:pPr>
        <w:rPr>
          <w:rFonts w:eastAsia="Times New Roman" w:cs="Times New Roman"/>
        </w:rPr>
      </w:pPr>
    </w:p>
    <w:p w:rsidR="00592243" w:rsidRDefault="003721F8" w14:paraId="0000017A" w14:textId="2781A34D">
      <w:pPr>
        <w:rPr>
          <w:rFonts w:eastAsia="Times New Roman" w:cs="Times New Roman"/>
        </w:rPr>
      </w:pPr>
      <w:commentRangeStart w:id="578"/>
      <w:commentRangeStart w:id="579"/>
      <w:r>
        <w:rPr>
          <w:rFonts w:eastAsia="Times New Roman" w:cs="Times New Roman"/>
        </w:rPr>
        <w:t xml:space="preserve">For at sikre at Lægemiddelstyrelsen kun modtager gyldige bivirkningsindberetninger, må servicen til at indberette en bivirkning først kaldes efter et succesfuldt kald til </w:t>
      </w:r>
      <w:r w:rsidR="0055693C">
        <w:rPr>
          <w:rFonts w:eastAsia="Times New Roman" w:cs="Times New Roman"/>
        </w:rPr>
        <w:t>validerings-</w:t>
      </w:r>
      <w:r>
        <w:rPr>
          <w:rFonts w:eastAsia="Times New Roman" w:cs="Times New Roman"/>
        </w:rPr>
        <w:t>servicen. Se afsnit 6</w:t>
      </w:r>
      <w:r w:rsidR="0054190A">
        <w:rPr>
          <w:rFonts w:eastAsia="Times New Roman" w:cs="Times New Roman"/>
        </w:rPr>
        <w:t xml:space="preserve"> for yderligere detaljer</w:t>
      </w:r>
      <w:r>
        <w:rPr>
          <w:rFonts w:eastAsia="Times New Roman" w:cs="Times New Roman"/>
        </w:rPr>
        <w:t>.</w:t>
      </w:r>
      <w:commentRangeEnd w:id="578"/>
      <w:r w:rsidR="00DC7496">
        <w:rPr>
          <w:rStyle w:val="Kommentarhenvisning"/>
        </w:rPr>
        <w:commentReference w:id="578"/>
      </w:r>
      <w:commentRangeEnd w:id="579"/>
      <w:r w:rsidR="009A7FE7">
        <w:rPr>
          <w:rStyle w:val="Kommentarhenvisning"/>
        </w:rPr>
        <w:commentReference w:id="579"/>
      </w:r>
    </w:p>
    <w:p w:rsidR="00905FE6" w:rsidRDefault="00905FE6" w14:paraId="33629A5D" w14:textId="77777777">
      <w:pPr>
        <w:rPr>
          <w:rFonts w:eastAsia="Times New Roman" w:cs="Times New Roman"/>
          <w:b/>
        </w:rPr>
      </w:pPr>
    </w:p>
    <w:p w:rsidR="00592243" w:rsidRDefault="00BA31AA" w14:paraId="0000017B" w14:textId="68C8B002">
      <w:pPr>
        <w:rPr>
          <w:rFonts w:eastAsia="Times New Roman" w:cs="Times New Roman"/>
        </w:rPr>
      </w:pPr>
      <w:r>
        <w:rPr>
          <w:rFonts w:eastAsia="Times New Roman" w:cs="Times New Roman"/>
        </w:rPr>
        <w:t xml:space="preserve">Anvendersystemet skal </w:t>
      </w:r>
      <w:sdt>
        <w:sdtPr>
          <w:tag w:val="goog_rdk_166"/>
          <w:id w:val="1533844905"/>
        </w:sdtPr>
        <w:sdtEndPr/>
        <w:sdtContent/>
      </w:sdt>
      <w:r>
        <w:rPr>
          <w:rFonts w:eastAsia="Times New Roman" w:cs="Times New Roman"/>
        </w:rPr>
        <w:t>arkivere egne indberetninger. Dette har 2 formål:</w:t>
      </w:r>
    </w:p>
    <w:p w:rsidR="00592243" w:rsidRDefault="00BA31AA" w14:paraId="0000017C" w14:textId="77777777">
      <w:pPr>
        <w:numPr>
          <w:ilvl w:val="0"/>
          <w:numId w:val="2"/>
        </w:numPr>
        <w:rPr>
          <w:rFonts w:eastAsia="Times New Roman" w:cs="Times New Roman"/>
        </w:rPr>
      </w:pPr>
      <w:r>
        <w:rPr>
          <w:rFonts w:eastAsia="Times New Roman" w:cs="Times New Roman"/>
        </w:rPr>
        <w:t>Journalisering og dokumentation for indberetning af bivirkninger til LMST</w:t>
      </w:r>
      <w:r>
        <w:rPr>
          <w:rFonts w:eastAsia="Times New Roman" w:cs="Times New Roman"/>
          <w:vertAlign w:val="superscript"/>
        </w:rPr>
        <w:footnoteReference w:id="8"/>
      </w:r>
      <w:r>
        <w:rPr>
          <w:rFonts w:eastAsia="Times New Roman" w:cs="Times New Roman"/>
        </w:rPr>
        <w:t>.</w:t>
      </w:r>
    </w:p>
    <w:p w:rsidR="00592243" w:rsidRDefault="00BA31AA" w14:paraId="0000017D" w14:textId="77777777">
      <w:pPr>
        <w:numPr>
          <w:ilvl w:val="0"/>
          <w:numId w:val="2"/>
        </w:numPr>
        <w:rPr>
          <w:rFonts w:eastAsia="Times New Roman" w:cs="Times New Roman"/>
        </w:rPr>
      </w:pPr>
      <w:r>
        <w:rPr>
          <w:rFonts w:eastAsia="Times New Roman" w:cs="Times New Roman"/>
        </w:rPr>
        <w:t xml:space="preserve">Mulighed for at slå op i tidligere indberetninger af hensyn til patientbehandlingen </w:t>
      </w:r>
    </w:p>
    <w:p w:rsidR="00592243" w:rsidRDefault="00592243" w14:paraId="0000017E" w14:textId="77777777">
      <w:pPr>
        <w:rPr>
          <w:rFonts w:eastAsia="Times New Roman" w:cs="Times New Roman"/>
        </w:rPr>
      </w:pPr>
    </w:p>
    <w:p w:rsidR="00592243" w:rsidRDefault="00BA31AA" w14:paraId="0000017F" w14:textId="28FF6802">
      <w:pPr>
        <w:rPr>
          <w:rFonts w:eastAsia="Times New Roman" w:cs="Times New Roman"/>
        </w:rPr>
      </w:pPr>
      <w:commentRangeStart w:id="580"/>
      <w:commentRangeStart w:id="581"/>
      <w:r>
        <w:rPr>
          <w:rFonts w:eastAsia="Times New Roman" w:cs="Times New Roman"/>
        </w:rPr>
        <w:t xml:space="preserve">Derudover vil der være mulighed for at genfremsende indberetninger, hvis der er opstået en kommunikationsfejl ved forsøg på indberetning. </w:t>
      </w:r>
      <w:commentRangeEnd w:id="580"/>
      <w:r w:rsidR="0018475F">
        <w:rPr>
          <w:rStyle w:val="Kommentarhenvisning"/>
        </w:rPr>
        <w:commentReference w:id="580"/>
      </w:r>
      <w:commentRangeEnd w:id="581"/>
      <w:r w:rsidR="009A7FE7">
        <w:rPr>
          <w:rStyle w:val="Kommentarhenvisning"/>
        </w:rPr>
        <w:commentReference w:id="581"/>
      </w:r>
    </w:p>
    <w:p w:rsidR="00592243" w:rsidRDefault="00592243" w14:paraId="00000180" w14:textId="77777777">
      <w:pPr>
        <w:rPr>
          <w:rFonts w:eastAsia="Times New Roman" w:cs="Times New Roman"/>
        </w:rPr>
      </w:pPr>
    </w:p>
    <w:p w:rsidR="00592243" w:rsidRDefault="00BA31AA" w14:paraId="00000181" w14:textId="77777777">
      <w:pPr>
        <w:rPr>
          <w:rFonts w:eastAsia="Times New Roman" w:cs="Times New Roman"/>
        </w:rPr>
      </w:pPr>
      <w:commentRangeStart w:id="582"/>
      <w:commentRangeStart w:id="583"/>
      <w:r>
        <w:rPr>
          <w:rFonts w:eastAsia="Times New Roman" w:cs="Times New Roman"/>
        </w:rPr>
        <w:t>Det er ikke muligt at redigere en allerede indsendt indberetning eller senere sende supplerende informationer.</w:t>
      </w:r>
      <w:commentRangeEnd w:id="582"/>
      <w:r w:rsidR="00013DE3">
        <w:rPr>
          <w:rStyle w:val="Kommentarhenvisning"/>
        </w:rPr>
        <w:commentReference w:id="582"/>
      </w:r>
      <w:commentRangeEnd w:id="583"/>
      <w:r w:rsidR="00576116">
        <w:rPr>
          <w:rStyle w:val="Kommentarhenvisning"/>
        </w:rPr>
        <w:commentReference w:id="583"/>
      </w:r>
    </w:p>
    <w:p w:rsidR="00592243" w:rsidRDefault="00592243" w14:paraId="00000182" w14:textId="77777777">
      <w:pPr>
        <w:rPr>
          <w:rFonts w:eastAsia="Times New Roman" w:cs="Times New Roman"/>
        </w:rPr>
      </w:pPr>
    </w:p>
    <w:p w:rsidR="00592243" w:rsidP="002C3287" w:rsidRDefault="00BA31AA" w14:paraId="00000183" w14:textId="2C795458">
      <w:pPr>
        <w:pStyle w:val="Overskrift2"/>
        <w:keepNext w:val="0"/>
        <w:keepLines w:val="0"/>
        <w:widowControl w:val="0"/>
        <w:numPr>
          <w:ilvl w:val="1"/>
          <w:numId w:val="13"/>
        </w:numPr>
        <w:pBdr>
          <w:top w:val="none" w:color="000000" w:sz="0" w:space="0"/>
          <w:left w:val="none" w:color="000000" w:sz="0" w:space="0"/>
          <w:bottom w:val="none" w:color="000000" w:sz="0" w:space="0"/>
          <w:right w:val="none" w:color="000000" w:sz="0" w:space="0"/>
          <w:between w:val="none" w:color="000000" w:sz="0" w:space="0"/>
        </w:pBdr>
        <w:tabs>
          <w:tab w:val="left" w:pos="567"/>
          <w:tab w:val="left" w:pos="851"/>
        </w:tabs>
        <w:spacing w:before="283" w:after="142" w:line="240" w:lineRule="auto"/>
        <w:ind w:hanging="576"/>
        <w:rPr>
          <w:rFonts w:eastAsia="Times New Roman" w:cs="Times New Roman"/>
        </w:rPr>
      </w:pPr>
      <w:bookmarkStart w:name="_Toc1986366581" w:id="584"/>
      <w:bookmarkStart w:name="_Toc1065549432" w:id="585"/>
      <w:bookmarkStart w:name="_Toc98323917" w:id="586"/>
      <w:r w:rsidRPr="05F8B76C">
        <w:rPr>
          <w:rFonts w:eastAsia="Times New Roman" w:cs="Times New Roman"/>
        </w:rPr>
        <w:t>Underretning om indsamling af personoplysninger</w:t>
      </w:r>
      <w:bookmarkEnd w:id="584"/>
      <w:bookmarkEnd w:id="585"/>
      <w:bookmarkEnd w:id="586"/>
    </w:p>
    <w:p w:rsidR="00592243" w:rsidRDefault="00BA31AA" w14:paraId="00000184" w14:textId="25B2E073">
      <w:pPr>
        <w:rPr>
          <w:rFonts w:eastAsia="Times New Roman" w:cs="Times New Roman"/>
        </w:rPr>
      </w:pPr>
      <w:r>
        <w:rPr>
          <w:rFonts w:eastAsia="Times New Roman" w:cs="Times New Roman"/>
        </w:rPr>
        <w:t xml:space="preserve">Systemet skal understøtte, at indberetter gøres aktivt opmærksom på, at persondata om indberetter videresendes til Lægemiddelstyrelsen og at Lægemiddelstyrelsen opbevarer og behandler persondata om indberetter jvf. EU databeskyttelsesforordningen. I samarbejde med Lægemiddelstyrelsens jurister har vi udarbejdet nedenstående tekst samt link, som skal indsættes </w:t>
      </w:r>
      <w:r>
        <w:rPr>
          <w:rFonts w:eastAsia="Times New Roman" w:cs="Times New Roman"/>
          <w:u w:val="single"/>
        </w:rPr>
        <w:t>uændret</w:t>
      </w:r>
      <w:r>
        <w:rPr>
          <w:rFonts w:eastAsia="Times New Roman" w:cs="Times New Roman"/>
        </w:rPr>
        <w:t xml:space="preserve"> i brugergrænsefladen i forbindelse med afsendelse af indberetningen</w:t>
      </w:r>
      <w:r w:rsidR="0002111E">
        <w:rPr>
          <w:rFonts w:eastAsia="Times New Roman" w:cs="Times New Roman"/>
        </w:rPr>
        <w:t xml:space="preserve">. Dette kan eksempelvis indføres nederst på indberetningsfanen (skærmbillede </w:t>
      </w:r>
      <w:r w:rsidR="00502AF1">
        <w:rPr>
          <w:rFonts w:eastAsia="Times New Roman" w:cs="Times New Roman"/>
        </w:rPr>
        <w:t>10</w:t>
      </w:r>
      <w:r w:rsidR="0002111E">
        <w:rPr>
          <w:rFonts w:eastAsia="Times New Roman" w:cs="Times New Roman"/>
        </w:rPr>
        <w:t>).</w:t>
      </w:r>
    </w:p>
    <w:p w:rsidR="00592243" w:rsidRDefault="00592243" w14:paraId="00000185" w14:textId="77777777">
      <w:pPr>
        <w:rPr>
          <w:rFonts w:eastAsia="Times New Roman" w:cs="Times New Roman"/>
          <w:i/>
        </w:rPr>
      </w:pPr>
    </w:p>
    <w:p w:rsidR="00592243" w:rsidRDefault="00BA31AA" w14:paraId="00000186" w14:textId="77777777">
      <w:pPr>
        <w:rPr>
          <w:rFonts w:eastAsia="Times New Roman" w:cs="Times New Roman"/>
          <w:i/>
        </w:rPr>
      </w:pPr>
      <w:r>
        <w:rPr>
          <w:rFonts w:eastAsia="Times New Roman" w:cs="Times New Roman"/>
          <w:i/>
        </w:rPr>
        <w:t xml:space="preserve">Når du foretager en indberetning om en formodet bivirkning, modtager Lægemiddelstyrelsen personoplysninger om dig, som styrelsen registrerer og behandler. Lægemiddelstyrelsen registrerer dine stamoplysninger, fx navn, arbejdssted, kontaktoplysninger til brug for eventuelle </w:t>
      </w:r>
      <w:proofErr w:type="spellStart"/>
      <w:r>
        <w:rPr>
          <w:rFonts w:eastAsia="Times New Roman" w:cs="Times New Roman"/>
          <w:i/>
        </w:rPr>
        <w:t>opfølgende</w:t>
      </w:r>
      <w:proofErr w:type="spellEnd"/>
      <w:r>
        <w:rPr>
          <w:rFonts w:eastAsia="Times New Roman" w:cs="Times New Roman"/>
          <w:i/>
        </w:rPr>
        <w:t xml:space="preserve"> spørgsmål vedrørende indberetningen.</w:t>
      </w:r>
    </w:p>
    <w:p w:rsidR="00592243" w:rsidRDefault="00592243" w14:paraId="00000187" w14:textId="77777777">
      <w:pPr>
        <w:rPr>
          <w:rFonts w:eastAsia="Times New Roman" w:cs="Times New Roman"/>
          <w:i/>
        </w:rPr>
      </w:pPr>
    </w:p>
    <w:p w:rsidR="00592243" w:rsidRDefault="00BA31AA" w14:paraId="00000188" w14:textId="653D6743">
      <w:r>
        <w:rPr>
          <w:rFonts w:eastAsia="Times New Roman" w:cs="Times New Roman"/>
          <w:i/>
        </w:rPr>
        <w:t xml:space="preserve">Du kan læse nærmere om Lægemiddelstyrelsens arbejde med indberetninger om formodede bivirkninger og dine rettigheder her: </w:t>
      </w:r>
      <w:hyperlink w:history="1" r:id="rId32">
        <w:r>
          <w:rPr>
            <w:rFonts w:eastAsia="Times New Roman" w:cs="Times New Roman"/>
            <w:color w:val="0000FF"/>
            <w:u w:val="single"/>
          </w:rPr>
          <w:t>lmst.dk/databeskyttelse-</w:t>
        </w:r>
        <w:proofErr w:type="spellStart"/>
        <w:r>
          <w:rPr>
            <w:rFonts w:eastAsia="Times New Roman" w:cs="Times New Roman"/>
            <w:color w:val="0000FF"/>
            <w:u w:val="single"/>
          </w:rPr>
          <w:t>sp</w:t>
        </w:r>
        <w:proofErr w:type="spellEnd"/>
      </w:hyperlink>
    </w:p>
    <w:p w:rsidR="00592243" w:rsidRDefault="00592243" w14:paraId="0000018A" w14:textId="77777777">
      <w:pPr>
        <w:rPr>
          <w:rFonts w:eastAsia="Times New Roman" w:cs="Times New Roman"/>
        </w:rPr>
      </w:pPr>
    </w:p>
    <w:p w:rsidR="00842C8F" w:rsidRDefault="00842C8F" w14:paraId="15CB6832" w14:textId="77777777">
      <w:pPr>
        <w:rPr>
          <w:rFonts w:eastAsia="Times New Roman" w:cs="Times New Roman"/>
          <w:sz w:val="40"/>
          <w:szCs w:val="40"/>
        </w:rPr>
      </w:pPr>
      <w:r>
        <w:rPr>
          <w:rFonts w:eastAsia="Times New Roman" w:cs="Times New Roman"/>
        </w:rPr>
        <w:br w:type="page"/>
      </w:r>
    </w:p>
    <w:p w:rsidRPr="00905FE6" w:rsidR="003721F8" w:rsidP="00905FE6" w:rsidRDefault="00BA31AA" w14:paraId="4E4A36D8" w14:textId="05C1D222">
      <w:pPr>
        <w:pStyle w:val="Overskrift1"/>
        <w:keepNext w:val="0"/>
        <w:keepLines w:val="0"/>
        <w:widowControl w:val="0"/>
        <w:numPr>
          <w:ilvl w:val="0"/>
          <w:numId w:val="13"/>
        </w:numPr>
        <w:pBdr>
          <w:top w:val="none" w:color="000000" w:sz="0" w:space="0"/>
          <w:left w:val="none" w:color="000000" w:sz="0" w:space="0"/>
          <w:bottom w:val="none" w:color="000000" w:sz="0" w:space="0"/>
          <w:right w:val="none" w:color="000000" w:sz="0" w:space="0"/>
          <w:between w:val="none" w:color="000000" w:sz="0" w:space="0"/>
        </w:pBdr>
        <w:tabs>
          <w:tab w:val="left" w:pos="1287"/>
        </w:tabs>
        <w:spacing w:before="283" w:after="567" w:line="240" w:lineRule="auto"/>
        <w:ind w:hanging="432"/>
        <w:rPr>
          <w:rFonts w:eastAsia="Times New Roman" w:cs="Times New Roman"/>
        </w:rPr>
      </w:pPr>
      <w:bookmarkStart w:name="_Toc1269791717" w:id="587"/>
      <w:bookmarkStart w:name="_Toc137468751" w:id="588"/>
      <w:bookmarkStart w:name="_Toc98323918" w:id="589"/>
      <w:commentRangeStart w:id="590"/>
      <w:commentRangeStart w:id="591"/>
      <w:r w:rsidRPr="05F8B76C">
        <w:rPr>
          <w:rFonts w:eastAsia="Times New Roman" w:cs="Times New Roman"/>
        </w:rPr>
        <w:lastRenderedPageBreak/>
        <w:t xml:space="preserve">Services i </w:t>
      </w:r>
      <w:proofErr w:type="spellStart"/>
      <w:r w:rsidRPr="05F8B76C">
        <w:rPr>
          <w:rFonts w:eastAsia="Times New Roman" w:cs="Times New Roman"/>
        </w:rPr>
        <w:t>BivWS</w:t>
      </w:r>
      <w:proofErr w:type="spellEnd"/>
      <w:commentRangeEnd w:id="590"/>
      <w:r>
        <w:commentReference w:id="590"/>
      </w:r>
      <w:bookmarkEnd w:id="587"/>
      <w:bookmarkEnd w:id="588"/>
      <w:commentRangeEnd w:id="591"/>
      <w:r w:rsidR="00F94E3B">
        <w:rPr>
          <w:rStyle w:val="Kommentarhenvisning"/>
        </w:rPr>
        <w:commentReference w:id="591"/>
      </w:r>
      <w:bookmarkEnd w:id="589"/>
    </w:p>
    <w:p w:rsidR="00905FE6" w:rsidP="003721F8" w:rsidRDefault="003721F8" w14:paraId="19EFC5D5" w14:textId="59A00EF5">
      <w:pPr>
        <w:rPr>
          <w:rFonts w:eastAsia="Times New Roman" w:cs="Times New Roman"/>
        </w:rPr>
      </w:pPr>
      <w:r>
        <w:rPr>
          <w:rFonts w:eastAsia="Times New Roman" w:cs="Times New Roman"/>
        </w:rPr>
        <w:t xml:space="preserve">Bivirkningsindberetningssystemet stiller </w:t>
      </w:r>
      <w:del w:author="Ole Bak Jensen" w:date="2022-03-15T11:43:00Z" w:id="592">
        <w:r w:rsidDel="00E80C46">
          <w:rPr>
            <w:rFonts w:eastAsia="Times New Roman" w:cs="Times New Roman"/>
          </w:rPr>
          <w:delText xml:space="preserve">to </w:delText>
        </w:r>
      </w:del>
      <w:ins w:author="Ole Bak Jensen" w:date="2022-03-15T11:43:00Z" w:id="593">
        <w:r w:rsidR="00E80C46">
          <w:rPr>
            <w:rFonts w:eastAsia="Times New Roman" w:cs="Times New Roman"/>
          </w:rPr>
          <w:t xml:space="preserve">én </w:t>
        </w:r>
      </w:ins>
      <w:r>
        <w:rPr>
          <w:rFonts w:eastAsia="Times New Roman" w:cs="Times New Roman"/>
        </w:rPr>
        <w:t>service</w:t>
      </w:r>
      <w:del w:author="Ole Bak Jensen" w:date="2022-03-15T11:43:00Z" w:id="594">
        <w:r w:rsidDel="00E80C46">
          <w:rPr>
            <w:rFonts w:eastAsia="Times New Roman" w:cs="Times New Roman"/>
          </w:rPr>
          <w:delText>s</w:delText>
        </w:r>
      </w:del>
      <w:r>
        <w:rPr>
          <w:rFonts w:eastAsia="Times New Roman" w:cs="Times New Roman"/>
        </w:rPr>
        <w:t xml:space="preserve"> til rådighed: </w:t>
      </w:r>
      <w:proofErr w:type="spellStart"/>
      <w:ins w:author="Ole Bak Jensen" w:date="2022-03-15T11:44:00Z" w:id="595">
        <w:r w:rsidRPr="00E80C46" w:rsidR="00E80C46">
          <w:rPr>
            <w:rFonts w:eastAsia="Times New Roman" w:cs="Times New Roman"/>
          </w:rPr>
          <w:t>SubmitAdverseDrugReaction</w:t>
        </w:r>
      </w:ins>
      <w:proofErr w:type="spellEnd"/>
      <w:del w:author="Ole Bak Jensen" w:date="2022-03-15T11:44:00Z" w:id="596">
        <w:r w:rsidDel="00E80C46">
          <w:rPr>
            <w:rFonts w:eastAsia="Times New Roman" w:cs="Times New Roman"/>
          </w:rPr>
          <w:delText>ValidateE2Bxml og UploadE2Bxml</w:delText>
        </w:r>
      </w:del>
      <w:r>
        <w:rPr>
          <w:rFonts w:eastAsia="Times New Roman" w:cs="Times New Roman"/>
        </w:rPr>
        <w:t xml:space="preserve">. Som input </w:t>
      </w:r>
      <w:del w:author="Ole Bak Jensen" w:date="2022-03-15T11:45:00Z" w:id="597">
        <w:r w:rsidDel="00E80C46">
          <w:rPr>
            <w:rFonts w:eastAsia="Times New Roman" w:cs="Times New Roman"/>
          </w:rPr>
          <w:delText xml:space="preserve">tager </w:delText>
        </w:r>
      </w:del>
      <w:ins w:author="Ole Bak Jensen" w:date="2022-03-15T11:45:00Z" w:id="598">
        <w:r w:rsidR="00E80C46">
          <w:rPr>
            <w:rFonts w:eastAsia="Times New Roman" w:cs="Times New Roman"/>
          </w:rPr>
          <w:t xml:space="preserve">medsendes </w:t>
        </w:r>
        <w:proofErr w:type="spellStart"/>
        <w:r w:rsidRPr="00E80C46" w:rsidR="00E80C46">
          <w:rPr>
            <w:rFonts w:eastAsia="Times New Roman" w:cs="Times New Roman"/>
          </w:rPr>
          <w:t>SubmitAdverseDrugReactionRequest</w:t>
        </w:r>
        <w:proofErr w:type="spellEnd"/>
        <w:r w:rsidR="00E80C46">
          <w:rPr>
            <w:rFonts w:eastAsia="Times New Roman" w:cs="Times New Roman"/>
          </w:rPr>
          <w:t>, som rummer data for en bivirkningsindberetning.</w:t>
        </w:r>
      </w:ins>
      <w:del w:author="Ole Bak Jensen" w:date="2022-03-15T11:45:00Z" w:id="599">
        <w:r w:rsidDel="00E80C46">
          <w:rPr>
            <w:rFonts w:eastAsia="Times New Roman" w:cs="Times New Roman"/>
          </w:rPr>
          <w:delText>begge operationer en XML-struktur, der overholder den internationale E2B</w:delText>
        </w:r>
        <w:r w:rsidDel="00E80C46" w:rsidR="00321C4E">
          <w:rPr>
            <w:rFonts w:eastAsia="Times New Roman" w:cs="Times New Roman"/>
          </w:rPr>
          <w:delText>(R2)</w:delText>
        </w:r>
        <w:r w:rsidDel="00E80C46" w:rsidR="00DE6BB7">
          <w:rPr>
            <w:rFonts w:eastAsia="Times New Roman" w:cs="Times New Roman"/>
          </w:rPr>
          <w:delText>-</w:delText>
        </w:r>
        <w:r w:rsidDel="00E80C46">
          <w:rPr>
            <w:rFonts w:eastAsia="Times New Roman" w:cs="Times New Roman"/>
          </w:rPr>
          <w:delText>standard</w:delText>
        </w:r>
      </w:del>
      <w:r>
        <w:rPr>
          <w:rFonts w:eastAsia="Times New Roman" w:cs="Times New Roman"/>
        </w:rPr>
        <w:t>.</w:t>
      </w:r>
    </w:p>
    <w:p w:rsidR="00592243" w:rsidDel="00E80C46" w:rsidP="002C3287" w:rsidRDefault="00BA31AA" w14:paraId="0000018D" w14:textId="5D5F04DE">
      <w:pPr>
        <w:pStyle w:val="Overskrift2"/>
        <w:keepNext w:val="0"/>
        <w:keepLines w:val="0"/>
        <w:widowControl w:val="0"/>
        <w:numPr>
          <w:ilvl w:val="1"/>
          <w:numId w:val="13"/>
        </w:numPr>
        <w:pBdr>
          <w:top w:val="none" w:color="000000" w:sz="0" w:space="0"/>
          <w:left w:val="none" w:color="000000" w:sz="0" w:space="0"/>
          <w:bottom w:val="none" w:color="000000" w:sz="0" w:space="0"/>
          <w:right w:val="none" w:color="000000" w:sz="0" w:space="0"/>
          <w:between w:val="none" w:color="000000" w:sz="0" w:space="0"/>
        </w:pBdr>
        <w:tabs>
          <w:tab w:val="left" w:pos="567"/>
          <w:tab w:val="left" w:pos="851"/>
        </w:tabs>
        <w:spacing w:before="283" w:after="142" w:line="240" w:lineRule="auto"/>
        <w:ind w:hanging="576"/>
        <w:rPr>
          <w:del w:author="Ole Bak Jensen" w:date="2022-03-15T11:46:00Z" w:id="600"/>
          <w:rFonts w:eastAsia="Times New Roman" w:cs="Times New Roman"/>
        </w:rPr>
      </w:pPr>
      <w:bookmarkStart w:name="_Toc326265384" w:id="601"/>
      <w:bookmarkStart w:name="_Toc243250200" w:id="602"/>
      <w:del w:author="Ole Bak Jensen" w:date="2022-03-15T11:46:00Z" w:id="603">
        <w:r w:rsidRPr="05F8B76C" w:rsidDel="00E80C46">
          <w:rPr>
            <w:rFonts w:eastAsia="Times New Roman" w:cs="Times New Roman"/>
          </w:rPr>
          <w:delText>Valider indberetning (ValidateE2Bxml)</w:delText>
        </w:r>
        <w:bookmarkEnd w:id="601"/>
        <w:bookmarkEnd w:id="602"/>
      </w:del>
    </w:p>
    <w:p w:rsidR="00592243" w:rsidDel="00E80C46" w:rsidRDefault="00BA31AA" w14:paraId="0000018E" w14:textId="59FB67C4">
      <w:pPr>
        <w:tabs>
          <w:tab w:val="left" w:pos="567"/>
          <w:tab w:val="left" w:pos="851"/>
        </w:tabs>
        <w:rPr>
          <w:del w:author="Ole Bak Jensen" w:date="2022-03-15T11:46:00Z" w:id="604"/>
          <w:rFonts w:eastAsia="Times New Roman" w:cs="Times New Roman"/>
        </w:rPr>
      </w:pPr>
      <w:del w:author="Ole Bak Jensen" w:date="2022-03-15T11:46:00Z" w:id="605">
        <w:r w:rsidDel="00E80C46">
          <w:rPr>
            <w:rFonts w:eastAsia="Times New Roman" w:cs="Times New Roman"/>
          </w:rPr>
          <w:delText xml:space="preserve">Operationen </w:delText>
        </w:r>
        <w:r w:rsidDel="00E80C46">
          <w:rPr>
            <w:rFonts w:eastAsia="Times New Roman" w:cs="Times New Roman"/>
            <w:i/>
          </w:rPr>
          <w:delText>ValidateE2Bxml</w:delText>
        </w:r>
        <w:r w:rsidDel="00E80C46">
          <w:rPr>
            <w:rFonts w:eastAsia="Times New Roman" w:cs="Times New Roman"/>
          </w:rPr>
          <w:delText xml:space="preserve"> giver mulighed for at anvende servicens valideringsregler på det indsendte XML. Data lagres ikke, og sendes ikke videre til Lægemiddelstyrelsens bivirkningssystem i denne operation. </w:delText>
        </w:r>
      </w:del>
    </w:p>
    <w:p w:rsidR="00592243" w:rsidDel="00E80C46" w:rsidP="002C3287" w:rsidRDefault="00BA31AA" w14:paraId="0000018F" w14:textId="18186735">
      <w:pPr>
        <w:pStyle w:val="Overskrift2"/>
        <w:keepNext w:val="0"/>
        <w:keepLines w:val="0"/>
        <w:widowControl w:val="0"/>
        <w:numPr>
          <w:ilvl w:val="1"/>
          <w:numId w:val="13"/>
        </w:numPr>
        <w:pBdr>
          <w:top w:val="none" w:color="000000" w:sz="0" w:space="0"/>
          <w:left w:val="none" w:color="000000" w:sz="0" w:space="0"/>
          <w:bottom w:val="none" w:color="000000" w:sz="0" w:space="0"/>
          <w:right w:val="none" w:color="000000" w:sz="0" w:space="0"/>
          <w:between w:val="none" w:color="000000" w:sz="0" w:space="0"/>
        </w:pBdr>
        <w:tabs>
          <w:tab w:val="left" w:pos="567"/>
          <w:tab w:val="left" w:pos="851"/>
        </w:tabs>
        <w:spacing w:before="283" w:after="142" w:line="240" w:lineRule="auto"/>
        <w:ind w:hanging="576"/>
        <w:rPr>
          <w:del w:author="Ole Bak Jensen" w:date="2022-03-15T11:46:00Z" w:id="606"/>
          <w:rFonts w:eastAsia="Times New Roman" w:cs="Times New Roman"/>
        </w:rPr>
      </w:pPr>
      <w:bookmarkStart w:name="_Toc1974585668" w:id="607"/>
      <w:bookmarkStart w:name="_Toc481324693" w:id="608"/>
      <w:del w:author="Ole Bak Jensen" w:date="2022-03-15T11:46:00Z" w:id="609">
        <w:r w:rsidRPr="05F8B76C" w:rsidDel="00E80C46">
          <w:rPr>
            <w:rFonts w:eastAsia="Times New Roman" w:cs="Times New Roman"/>
          </w:rPr>
          <w:delText>Indberet bivirkning (UploadE2Bxml)</w:delText>
        </w:r>
        <w:bookmarkEnd w:id="607"/>
        <w:bookmarkEnd w:id="608"/>
      </w:del>
    </w:p>
    <w:p w:rsidR="00E80C46" w:rsidRDefault="00E80C46" w14:paraId="6E5846D5" w14:textId="77777777">
      <w:pPr>
        <w:tabs>
          <w:tab w:val="left" w:pos="567"/>
          <w:tab w:val="left" w:pos="851"/>
        </w:tabs>
        <w:rPr>
          <w:ins w:author="Ole Bak Jensen" w:date="2022-03-15T11:46:00Z" w:id="610"/>
          <w:rFonts w:eastAsia="Times New Roman" w:cs="Times New Roman"/>
        </w:rPr>
      </w:pPr>
    </w:p>
    <w:p w:rsidR="00592243" w:rsidRDefault="00BA31AA" w14:paraId="00000190" w14:textId="42D80EC8">
      <w:pPr>
        <w:tabs>
          <w:tab w:val="left" w:pos="567"/>
          <w:tab w:val="left" w:pos="851"/>
        </w:tabs>
        <w:rPr>
          <w:rFonts w:eastAsia="Times New Roman" w:cs="Times New Roman"/>
        </w:rPr>
      </w:pPr>
      <w:r>
        <w:rPr>
          <w:rFonts w:eastAsia="Times New Roman" w:cs="Times New Roman"/>
        </w:rPr>
        <w:t xml:space="preserve">Operationen </w:t>
      </w:r>
      <w:proofErr w:type="spellStart"/>
      <w:ins w:author="Ole Bak Jensen" w:date="2022-03-15T11:47:00Z" w:id="611">
        <w:r w:rsidRPr="00E80C46" w:rsidR="00E80C46">
          <w:rPr>
            <w:rFonts w:eastAsia="Times New Roman" w:cs="Times New Roman"/>
            <w:i/>
          </w:rPr>
          <w:t>SubmitAdverseDrugReaction</w:t>
        </w:r>
      </w:ins>
      <w:proofErr w:type="spellEnd"/>
      <w:del w:author="Ole Bak Jensen" w:date="2022-03-15T11:47:00Z" w:id="612">
        <w:r w:rsidDel="00E80C46">
          <w:rPr>
            <w:rFonts w:eastAsia="Times New Roman" w:cs="Times New Roman"/>
            <w:i/>
          </w:rPr>
          <w:delText>UploadE2Bxml</w:delText>
        </w:r>
        <w:r w:rsidDel="00E80C46">
          <w:rPr>
            <w:rFonts w:eastAsia="Times New Roman" w:cs="Times New Roman"/>
          </w:rPr>
          <w:delText xml:space="preserve"> giver mulighed for at indberette en bivirkning til Lægemiddelstyrelsen. Det</w:delText>
        </w:r>
      </w:del>
      <w:ins w:author="Ole Bak Jensen" w:date="2022-03-15T11:47:00Z" w:id="613">
        <w:r w:rsidR="00E80C46">
          <w:rPr>
            <w:rFonts w:eastAsia="Times New Roman" w:cs="Times New Roman"/>
          </w:rPr>
          <w:t xml:space="preserve"> </w:t>
        </w:r>
      </w:ins>
      <w:del w:author="Ole Bak Jensen" w:date="2022-03-15T11:47:00Z" w:id="614">
        <w:r w:rsidDel="00E80C46">
          <w:rPr>
            <w:rFonts w:eastAsia="Times New Roman" w:cs="Times New Roman"/>
          </w:rPr>
          <w:delText xml:space="preserve"> </w:delText>
        </w:r>
      </w:del>
      <w:ins w:author="Ole Bak Jensen" w:date="2022-03-15T11:47:00Z" w:id="615">
        <w:r w:rsidR="00E80C46">
          <w:rPr>
            <w:rFonts w:eastAsia="Times New Roman" w:cs="Times New Roman"/>
          </w:rPr>
          <w:t xml:space="preserve">validerer de indsendte data. Såfremt der ingen valideringsfejl er </w:t>
        </w:r>
      </w:ins>
      <w:del w:author="Ole Bak Jensen" w:date="2022-03-15T11:47:00Z" w:id="616">
        <w:r w:rsidDel="00E80C46">
          <w:rPr>
            <w:rFonts w:eastAsia="Times New Roman" w:cs="Times New Roman"/>
          </w:rPr>
          <w:delText xml:space="preserve">indsendte XML valideres og </w:delText>
        </w:r>
      </w:del>
      <w:r>
        <w:rPr>
          <w:rFonts w:eastAsia="Times New Roman" w:cs="Times New Roman"/>
        </w:rPr>
        <w:t xml:space="preserve">sendes </w:t>
      </w:r>
      <w:ins w:author="Ole Bak Jensen" w:date="2022-03-15T11:48:00Z" w:id="617">
        <w:r w:rsidR="00E80C46">
          <w:rPr>
            <w:rFonts w:eastAsia="Times New Roman" w:cs="Times New Roman"/>
          </w:rPr>
          <w:t xml:space="preserve">data </w:t>
        </w:r>
      </w:ins>
      <w:del w:author="Ole Bak Jensen" w:date="2022-03-15T11:48:00Z" w:id="618">
        <w:r w:rsidDel="00E80C46">
          <w:rPr>
            <w:rFonts w:eastAsia="Times New Roman" w:cs="Times New Roman"/>
          </w:rPr>
          <w:delText xml:space="preserve">derpå </w:delText>
        </w:r>
      </w:del>
      <w:r>
        <w:rPr>
          <w:rFonts w:eastAsia="Times New Roman" w:cs="Times New Roman"/>
        </w:rPr>
        <w:t xml:space="preserve">videre til Lægemiddelstyrelsens bivirkningssystem. </w:t>
      </w:r>
      <w:ins w:author="Ole Bak Jensen" w:date="2022-03-15T11:48:00Z" w:id="619">
        <w:r w:rsidR="00E80C46">
          <w:rPr>
            <w:rFonts w:eastAsia="Times New Roman" w:cs="Times New Roman"/>
          </w:rPr>
          <w:t xml:space="preserve">Alternativt </w:t>
        </w:r>
      </w:ins>
      <w:del w:author="Ole Bak Jensen" w:date="2022-03-15T11:48:00Z" w:id="620">
        <w:r w:rsidDel="00E80C46">
          <w:rPr>
            <w:rFonts w:eastAsia="Times New Roman" w:cs="Times New Roman"/>
          </w:rPr>
          <w:delText xml:space="preserve">Umiddelbart efter en indberetning er oplysningerne til rådighed i Lægemiddelstyrelsens bivirkningssystem. </w:delText>
        </w:r>
      </w:del>
      <w:ins w:author="Ole Bak Jensen" w:date="2022-03-15T11:48:00Z" w:id="621">
        <w:r w:rsidR="00E80C46">
          <w:rPr>
            <w:rFonts w:eastAsia="Times New Roman" w:cs="Times New Roman"/>
          </w:rPr>
          <w:t xml:space="preserve">sendes de relevante valideringsfejl tilbage til indberetter i </w:t>
        </w:r>
      </w:ins>
      <w:proofErr w:type="spellStart"/>
      <w:ins w:author="Ole Bak Jensen" w:date="2022-03-15T11:49:00Z" w:id="622">
        <w:r w:rsidR="00E80C46">
          <w:rPr>
            <w:rFonts w:eastAsia="Times New Roman" w:cs="Times New Roman"/>
          </w:rPr>
          <w:t>Submi</w:t>
        </w:r>
      </w:ins>
      <w:ins w:author="Ole Bak Jensen" w:date="2022-03-15T12:39:00Z" w:id="623">
        <w:r w:rsidR="007A1B3D">
          <w:rPr>
            <w:rFonts w:eastAsia="Times New Roman" w:cs="Times New Roman"/>
          </w:rPr>
          <w:t>t</w:t>
        </w:r>
      </w:ins>
      <w:ins w:author="Ole Bak Jensen" w:date="2022-03-15T11:49:00Z" w:id="624">
        <w:r w:rsidR="00E80C46">
          <w:rPr>
            <w:rFonts w:eastAsia="Times New Roman" w:cs="Times New Roman"/>
          </w:rPr>
          <w:t>AdverseDrugReactionReponse</w:t>
        </w:r>
      </w:ins>
      <w:proofErr w:type="spellEnd"/>
      <w:ins w:author="Ole Bak Jensen" w:date="2022-03-15T11:48:00Z" w:id="625">
        <w:r w:rsidR="00E80C46">
          <w:rPr>
            <w:rFonts w:eastAsia="Times New Roman" w:cs="Times New Roman"/>
          </w:rPr>
          <w:t>.</w:t>
        </w:r>
      </w:ins>
    </w:p>
    <w:p w:rsidR="00321C4E" w:rsidRDefault="00321C4E" w14:paraId="2B55AD6E" w14:textId="10EB2403">
      <w:pPr>
        <w:tabs>
          <w:tab w:val="left" w:pos="567"/>
          <w:tab w:val="left" w:pos="851"/>
        </w:tabs>
        <w:rPr>
          <w:rFonts w:eastAsia="Times New Roman" w:cs="Times New Roman"/>
        </w:rPr>
      </w:pPr>
    </w:p>
    <w:p w:rsidR="00321C4E" w:rsidP="00905FE6" w:rsidRDefault="00321C4E" w14:paraId="27D152C5" w14:textId="76921868">
      <w:pPr>
        <w:pStyle w:val="Overskrift2"/>
        <w:keepNext w:val="0"/>
        <w:keepLines w:val="0"/>
        <w:widowControl w:val="0"/>
        <w:numPr>
          <w:ilvl w:val="1"/>
          <w:numId w:val="13"/>
        </w:numPr>
        <w:pBdr>
          <w:top w:val="none" w:color="000000" w:sz="0" w:space="0"/>
          <w:left w:val="none" w:color="000000" w:sz="0" w:space="0"/>
          <w:bottom w:val="none" w:color="000000" w:sz="0" w:space="0"/>
          <w:right w:val="none" w:color="000000" w:sz="0" w:space="0"/>
          <w:between w:val="none" w:color="000000" w:sz="0" w:space="0"/>
        </w:pBdr>
        <w:tabs>
          <w:tab w:val="left" w:pos="567"/>
          <w:tab w:val="left" w:pos="851"/>
        </w:tabs>
        <w:spacing w:before="283" w:after="142" w:line="240" w:lineRule="auto"/>
        <w:ind w:hanging="576"/>
        <w:rPr>
          <w:rFonts w:eastAsia="Times New Roman" w:cs="Times New Roman"/>
        </w:rPr>
      </w:pPr>
      <w:bookmarkStart w:name="_Toc1126196109" w:id="626"/>
      <w:bookmarkStart w:name="_Toc1662249242" w:id="627"/>
      <w:bookmarkStart w:name="_Toc98323919" w:id="628"/>
      <w:r w:rsidRPr="05F8B76C">
        <w:rPr>
          <w:rFonts w:eastAsia="Times New Roman" w:cs="Times New Roman"/>
        </w:rPr>
        <w:t>Anvendelse af service</w:t>
      </w:r>
      <w:bookmarkEnd w:id="628"/>
      <w:del w:author="Ole Bak Jensen" w:date="2022-03-15T11:50:00Z" w:id="629">
        <w:r w:rsidRPr="05F8B76C" w:rsidDel="00E80C46">
          <w:rPr>
            <w:rFonts w:eastAsia="Times New Roman" w:cs="Times New Roman"/>
          </w:rPr>
          <w:delText>s</w:delText>
        </w:r>
      </w:del>
      <w:bookmarkEnd w:id="626"/>
      <w:bookmarkEnd w:id="627"/>
    </w:p>
    <w:p w:rsidR="007A1B3D" w:rsidP="00321C4E" w:rsidRDefault="007D50B4" w14:paraId="33450EFD" w14:textId="5AA57DC3">
      <w:pPr>
        <w:rPr>
          <w:ins w:author="Ole Bak Jensen" w:date="2022-03-15T12:31:00Z" w:id="630"/>
          <w:rFonts w:eastAsia="Times New Roman" w:cs="Times New Roman"/>
        </w:rPr>
      </w:pPr>
      <w:ins w:author="Ole Bak Jensen" w:date="2022-03-15T12:29:00Z" w:id="631">
        <w:r>
          <w:rPr>
            <w:rFonts w:eastAsia="Times New Roman" w:cs="Times New Roman"/>
          </w:rPr>
          <w:t xml:space="preserve">Ved indberetning </w:t>
        </w:r>
        <w:r w:rsidR="007A1B3D">
          <w:rPr>
            <w:rFonts w:eastAsia="Times New Roman" w:cs="Times New Roman"/>
          </w:rPr>
          <w:t xml:space="preserve">foretages to former for validering. </w:t>
        </w:r>
      </w:ins>
      <w:ins w:author="Ole Bak Jensen" w:date="2022-03-15T12:31:00Z" w:id="632">
        <w:r w:rsidR="007A1B3D">
          <w:rPr>
            <w:rFonts w:eastAsia="Times New Roman" w:cs="Times New Roman"/>
          </w:rPr>
          <w:t xml:space="preserve">Indledningsvis foretages </w:t>
        </w:r>
      </w:ins>
      <w:ins w:author="Ole Bak Jensen" w:date="2022-03-15T12:30:00Z" w:id="633">
        <w:r w:rsidR="007A1B3D">
          <w:rPr>
            <w:rFonts w:eastAsia="Times New Roman" w:cs="Times New Roman"/>
          </w:rPr>
          <w:t xml:space="preserve">en skema-validering, som sikrer at det er et skema-validt webservice-kald, der foretages. </w:t>
        </w:r>
      </w:ins>
      <w:ins w:author="Ole Bak Jensen" w:date="2022-03-15T12:31:00Z" w:id="634">
        <w:r w:rsidR="007A1B3D">
          <w:rPr>
            <w:rFonts w:eastAsia="Times New Roman" w:cs="Times New Roman"/>
          </w:rPr>
          <w:t xml:space="preserve">Dette er en </w:t>
        </w:r>
      </w:ins>
      <w:ins w:author="Ole Bak Jensen" w:date="2022-03-15T12:32:00Z" w:id="635">
        <w:r w:rsidR="007A1B3D">
          <w:rPr>
            <w:rFonts w:eastAsia="Times New Roman" w:cs="Times New Roman"/>
          </w:rPr>
          <w:t xml:space="preserve">basal </w:t>
        </w:r>
      </w:ins>
      <w:ins w:author="Ole Bak Jensen" w:date="2022-03-15T12:31:00Z" w:id="636">
        <w:r w:rsidR="007A1B3D">
          <w:rPr>
            <w:rFonts w:eastAsia="Times New Roman" w:cs="Times New Roman"/>
          </w:rPr>
          <w:t xml:space="preserve">validering </w:t>
        </w:r>
      </w:ins>
      <w:ins w:author="Ole Bak Jensen" w:date="2022-03-15T12:32:00Z" w:id="637">
        <w:r w:rsidR="007A1B3D">
          <w:rPr>
            <w:rFonts w:eastAsia="Times New Roman" w:cs="Times New Roman"/>
          </w:rPr>
          <w:t xml:space="preserve">af, at </w:t>
        </w:r>
      </w:ins>
      <w:proofErr w:type="spellStart"/>
      <w:ins w:author="Ole Bak Jensen" w:date="2022-03-15T12:31:00Z" w:id="638">
        <w:r w:rsidR="007A1B3D">
          <w:rPr>
            <w:rFonts w:eastAsia="Times New Roman" w:cs="Times New Roman"/>
          </w:rPr>
          <w:t>at</w:t>
        </w:r>
        <w:proofErr w:type="spellEnd"/>
        <w:r w:rsidR="007A1B3D">
          <w:rPr>
            <w:rFonts w:eastAsia="Times New Roman" w:cs="Times New Roman"/>
          </w:rPr>
          <w:t xml:space="preserve"> alle obligatoriske felter er udfyldt</w:t>
        </w:r>
      </w:ins>
      <w:ins w:author="Ole Bak Jensen" w:date="2022-03-15T12:32:00Z" w:id="639">
        <w:r w:rsidR="007A1B3D">
          <w:rPr>
            <w:rFonts w:eastAsia="Times New Roman" w:cs="Times New Roman"/>
          </w:rPr>
          <w:t xml:space="preserve">, at tekst-værdier ikke er for lange, at </w:t>
        </w:r>
        <w:proofErr w:type="spellStart"/>
        <w:r w:rsidR="007A1B3D">
          <w:rPr>
            <w:rFonts w:eastAsia="Times New Roman" w:cs="Times New Roman"/>
          </w:rPr>
          <w:t>enums</w:t>
        </w:r>
        <w:proofErr w:type="spellEnd"/>
        <w:r w:rsidR="007A1B3D">
          <w:rPr>
            <w:rFonts w:eastAsia="Times New Roman" w:cs="Times New Roman"/>
          </w:rPr>
          <w:t xml:space="preserve"> har </w:t>
        </w:r>
      </w:ins>
      <w:ins w:author="Ole Bak Jensen" w:date="2022-03-15T12:33:00Z" w:id="640">
        <w:r w:rsidR="007A1B3D">
          <w:rPr>
            <w:rFonts w:eastAsia="Times New Roman" w:cs="Times New Roman"/>
          </w:rPr>
          <w:t xml:space="preserve">en </w:t>
        </w:r>
      </w:ins>
      <w:ins w:author="Ole Bak Jensen" w:date="2022-03-15T12:32:00Z" w:id="641">
        <w:r w:rsidR="007A1B3D">
          <w:rPr>
            <w:rFonts w:eastAsia="Times New Roman" w:cs="Times New Roman"/>
          </w:rPr>
          <w:t>kendt</w:t>
        </w:r>
      </w:ins>
      <w:ins w:author="Ole Bak Jensen" w:date="2022-03-15T12:33:00Z" w:id="642">
        <w:r w:rsidR="007A1B3D">
          <w:rPr>
            <w:rFonts w:eastAsia="Times New Roman" w:cs="Times New Roman"/>
          </w:rPr>
          <w:t xml:space="preserve"> værdi osv. Såfremt der </w:t>
        </w:r>
      </w:ins>
      <w:ins w:author="Ole Bak Jensen" w:date="2022-03-15T12:34:00Z" w:id="643">
        <w:r w:rsidR="007A1B3D">
          <w:rPr>
            <w:rFonts w:eastAsia="Times New Roman" w:cs="Times New Roman"/>
          </w:rPr>
          <w:t xml:space="preserve">opstår en skema-fejl </w:t>
        </w:r>
      </w:ins>
      <w:ins w:author="Ole Bak Jensen" w:date="2022-03-15T12:36:00Z" w:id="644">
        <w:r w:rsidR="007A1B3D">
          <w:rPr>
            <w:rFonts w:eastAsia="Times New Roman" w:cs="Times New Roman"/>
          </w:rPr>
          <w:t xml:space="preserve">fås en teknisk fejl som svar </w:t>
        </w:r>
      </w:ins>
      <w:ins w:author="Ole Bak Jensen" w:date="2022-03-15T12:37:00Z" w:id="645">
        <w:r w:rsidR="007A1B3D">
          <w:rPr>
            <w:rFonts w:eastAsia="Times New Roman" w:cs="Times New Roman"/>
          </w:rPr>
          <w:t xml:space="preserve">fra </w:t>
        </w:r>
      </w:ins>
      <w:proofErr w:type="spellStart"/>
      <w:ins w:author="Ole Bak Jensen" w:date="2022-03-15T12:36:00Z" w:id="646">
        <w:r w:rsidR="007A1B3D">
          <w:rPr>
            <w:rFonts w:eastAsia="Times New Roman" w:cs="Times New Roman"/>
          </w:rPr>
          <w:t>werservicen</w:t>
        </w:r>
        <w:proofErr w:type="spellEnd"/>
        <w:r w:rsidR="007A1B3D">
          <w:rPr>
            <w:rFonts w:eastAsia="Times New Roman" w:cs="Times New Roman"/>
          </w:rPr>
          <w:t xml:space="preserve">, i form af en SOAP </w:t>
        </w:r>
        <w:proofErr w:type="spellStart"/>
        <w:r w:rsidR="007A1B3D">
          <w:rPr>
            <w:rFonts w:eastAsia="Times New Roman" w:cs="Times New Roman"/>
          </w:rPr>
          <w:t>Fault</w:t>
        </w:r>
        <w:proofErr w:type="spellEnd"/>
        <w:r w:rsidR="007A1B3D">
          <w:rPr>
            <w:rFonts w:eastAsia="Times New Roman" w:cs="Times New Roman"/>
          </w:rPr>
          <w:t>.</w:t>
        </w:r>
      </w:ins>
    </w:p>
    <w:p w:rsidR="007A1B3D" w:rsidP="00321C4E" w:rsidRDefault="007A1B3D" w14:paraId="2B64D1B1" w14:textId="77777777">
      <w:pPr>
        <w:rPr>
          <w:ins w:author="Ole Bak Jensen" w:date="2022-03-15T12:31:00Z" w:id="647"/>
          <w:rFonts w:eastAsia="Times New Roman" w:cs="Times New Roman"/>
        </w:rPr>
      </w:pPr>
    </w:p>
    <w:p w:rsidR="007D50B4" w:rsidP="00321C4E" w:rsidRDefault="007A1B3D" w14:paraId="07146FC5" w14:textId="5A2740E1">
      <w:pPr>
        <w:rPr>
          <w:ins w:author="Ole Bak Jensen" w:date="2022-03-15T12:30:00Z" w:id="648"/>
          <w:rFonts w:eastAsia="Times New Roman" w:cs="Times New Roman"/>
        </w:rPr>
      </w:pPr>
      <w:ins w:author="Ole Bak Jensen" w:date="2022-03-15T12:30:00Z" w:id="649">
        <w:r>
          <w:rPr>
            <w:rFonts w:eastAsia="Times New Roman" w:cs="Times New Roman"/>
          </w:rPr>
          <w:t xml:space="preserve">Såfremt </w:t>
        </w:r>
      </w:ins>
      <w:ins w:author="Ole Bak Jensen" w:date="2022-03-15T12:37:00Z" w:id="650">
        <w:r>
          <w:rPr>
            <w:rFonts w:eastAsia="Times New Roman" w:cs="Times New Roman"/>
          </w:rPr>
          <w:t xml:space="preserve">kaldet er skemamæssigt korrekt </w:t>
        </w:r>
      </w:ins>
      <w:ins w:author="Ole Bak Jensen" w:date="2022-03-15T12:30:00Z" w:id="651">
        <w:r>
          <w:rPr>
            <w:rFonts w:eastAsia="Times New Roman" w:cs="Times New Roman"/>
          </w:rPr>
          <w:t>foretage</w:t>
        </w:r>
      </w:ins>
      <w:ins w:author="Ole Bak Jensen" w:date="2022-03-15T12:37:00Z" w:id="652">
        <w:r>
          <w:rPr>
            <w:rFonts w:eastAsia="Times New Roman" w:cs="Times New Roman"/>
          </w:rPr>
          <w:t>r</w:t>
        </w:r>
      </w:ins>
      <w:ins w:author="Ole Bak Jensen" w:date="2022-03-15T12:30:00Z" w:id="653">
        <w:r>
          <w:rPr>
            <w:rFonts w:eastAsia="Times New Roman" w:cs="Times New Roman"/>
          </w:rPr>
          <w:t xml:space="preserve"> </w:t>
        </w:r>
      </w:ins>
      <w:ins w:author="Ole Bak Jensen" w:date="2022-03-15T12:37:00Z" w:id="654">
        <w:r>
          <w:rPr>
            <w:rFonts w:eastAsia="Times New Roman" w:cs="Times New Roman"/>
          </w:rPr>
          <w:t xml:space="preserve">servicen </w:t>
        </w:r>
      </w:ins>
      <w:ins w:author="Ole Bak Jensen" w:date="2022-03-15T12:30:00Z" w:id="655">
        <w:r>
          <w:rPr>
            <w:rFonts w:eastAsia="Times New Roman" w:cs="Times New Roman"/>
          </w:rPr>
          <w:t xml:space="preserve">efterfølgende en </w:t>
        </w:r>
      </w:ins>
      <w:ins w:author="Ole Bak Jensen" w:date="2022-03-15T12:37:00Z" w:id="656">
        <w:r>
          <w:rPr>
            <w:rFonts w:eastAsia="Times New Roman" w:cs="Times New Roman"/>
          </w:rPr>
          <w:t xml:space="preserve">validering af indsendte data. </w:t>
        </w:r>
      </w:ins>
      <w:ins w:author="Ole Bak Jensen" w:date="2022-03-15T12:38:00Z" w:id="657">
        <w:r>
          <w:rPr>
            <w:rFonts w:eastAsia="Times New Roman" w:cs="Times New Roman"/>
          </w:rPr>
          <w:t xml:space="preserve">Som beskrevet ovenfor </w:t>
        </w:r>
      </w:ins>
      <w:ins w:author="Ole Bak Jensen" w:date="2022-03-15T12:39:00Z" w:id="658">
        <w:r>
          <w:rPr>
            <w:rFonts w:eastAsia="Times New Roman" w:cs="Times New Roman"/>
          </w:rPr>
          <w:t>bliver eventuelle valideringsfejl returneret til kalder i svaret fra servicen.</w:t>
        </w:r>
      </w:ins>
    </w:p>
    <w:p w:rsidR="007A1B3D" w:rsidP="00321C4E" w:rsidRDefault="007A1B3D" w14:paraId="6460D48F" w14:textId="77777777">
      <w:pPr>
        <w:rPr>
          <w:ins w:author="Ole Bak Jensen" w:date="2022-03-15T12:29:00Z" w:id="659"/>
          <w:rFonts w:eastAsia="Times New Roman" w:cs="Times New Roman"/>
        </w:rPr>
      </w:pPr>
    </w:p>
    <w:p w:rsidR="007C3A2E" w:rsidP="00321C4E" w:rsidRDefault="00321C4E" w14:paraId="687F2012" w14:textId="07244FC4">
      <w:pPr>
        <w:rPr>
          <w:ins w:author="Ole Bak Jensen" w:date="2022-03-15T12:40:00Z" w:id="660"/>
          <w:rFonts w:eastAsia="Times New Roman" w:cs="Times New Roman"/>
        </w:rPr>
      </w:pPr>
      <w:del w:author="Ole Bak Jensen" w:date="2022-03-15T11:50:00Z" w:id="661">
        <w:r w:rsidDel="00E80C46">
          <w:rPr>
            <w:rFonts w:eastAsia="Times New Roman" w:cs="Times New Roman"/>
          </w:rPr>
          <w:delText xml:space="preserve">Først kaldes validerings-servicen. Den returnerer false samt en liste af fejl, hvis indberetningen ikke overholder retningslinjerne for en bivirkningsindberetning. </w:delText>
        </w:r>
      </w:del>
      <w:r>
        <w:rPr>
          <w:rFonts w:eastAsia="Times New Roman" w:cs="Times New Roman"/>
        </w:rPr>
        <w:t>Valideringer i brugergrænsefladen</w:t>
      </w:r>
      <w:ins w:author="Ole Bak Jensen" w:date="2022-03-15T11:50:00Z" w:id="662">
        <w:r w:rsidR="00E80C46">
          <w:rPr>
            <w:rFonts w:eastAsia="Times New Roman" w:cs="Times New Roman"/>
          </w:rPr>
          <w:t xml:space="preserve"> bør</w:t>
        </w:r>
      </w:ins>
      <w:r>
        <w:rPr>
          <w:rFonts w:eastAsia="Times New Roman" w:cs="Times New Roman"/>
        </w:rPr>
        <w:t xml:space="preserve"> </w:t>
      </w:r>
      <w:del w:author="Ole Bak Jensen" w:date="2022-03-15T11:51:00Z" w:id="663">
        <w:r w:rsidDel="00E80C46">
          <w:rPr>
            <w:rFonts w:eastAsia="Times New Roman" w:cs="Times New Roman"/>
          </w:rPr>
          <w:delText xml:space="preserve">skal </w:delText>
        </w:r>
      </w:del>
      <w:r>
        <w:rPr>
          <w:rFonts w:eastAsia="Times New Roman" w:cs="Times New Roman"/>
        </w:rPr>
        <w:t xml:space="preserve">sikre at kravene </w:t>
      </w:r>
      <w:ins w:author="Ole Bak Jensen" w:date="2022-03-15T12:40:00Z" w:id="664">
        <w:r w:rsidR="007C3A2E">
          <w:rPr>
            <w:rFonts w:eastAsia="Times New Roman" w:cs="Times New Roman"/>
          </w:rPr>
          <w:t xml:space="preserve">til en bivirkningsindberetning </w:t>
        </w:r>
      </w:ins>
      <w:del w:author="Ole Bak Jensen" w:date="2022-03-15T12:40:00Z" w:id="665">
        <w:r w:rsidDel="007C3A2E">
          <w:rPr>
            <w:rFonts w:eastAsia="Times New Roman" w:cs="Times New Roman"/>
          </w:rPr>
          <w:delText xml:space="preserve">i </w:delText>
        </w:r>
        <w:r w:rsidDel="007C3A2E">
          <w:rPr>
            <w:rFonts w:eastAsia="Times New Roman" w:cs="Times New Roman"/>
            <w:b/>
            <w:color w:val="000000"/>
          </w:rPr>
          <w:delText>BivWS-krav-og-test-dokument</w:delText>
        </w:r>
        <w:r w:rsidDel="007C3A2E">
          <w:rPr>
            <w:rFonts w:eastAsia="Times New Roman" w:cs="Times New Roman"/>
          </w:rPr>
          <w:delText xml:space="preserve"> </w:delText>
        </w:r>
      </w:del>
      <w:r>
        <w:rPr>
          <w:rFonts w:eastAsia="Times New Roman" w:cs="Times New Roman"/>
        </w:rPr>
        <w:t xml:space="preserve">er overholdt, så </w:t>
      </w:r>
      <w:del w:author="Ole Bak Jensen" w:date="2022-03-15T11:51:00Z" w:id="666">
        <w:r w:rsidDel="00E80C46">
          <w:rPr>
            <w:rFonts w:eastAsia="Times New Roman" w:cs="Times New Roman"/>
          </w:rPr>
          <w:delText xml:space="preserve">valideringskaldet </w:delText>
        </w:r>
      </w:del>
      <w:ins w:author="Ole Bak Jensen" w:date="2022-03-15T11:51:00Z" w:id="667">
        <w:r w:rsidR="00E80C46">
          <w:rPr>
            <w:rFonts w:eastAsia="Times New Roman" w:cs="Times New Roman"/>
          </w:rPr>
          <w:t>det sikres</w:t>
        </w:r>
        <w:r w:rsidR="00F94E3B">
          <w:rPr>
            <w:rFonts w:eastAsia="Times New Roman" w:cs="Times New Roman"/>
          </w:rPr>
          <w:t xml:space="preserve"> bedst muligt på forhånd</w:t>
        </w:r>
        <w:r w:rsidR="00E80C46">
          <w:rPr>
            <w:rFonts w:eastAsia="Times New Roman" w:cs="Times New Roman"/>
          </w:rPr>
          <w:t xml:space="preserve">, at </w:t>
        </w:r>
      </w:ins>
      <w:del w:author="Ole Bak Jensen" w:date="2022-03-15T11:51:00Z" w:id="668">
        <w:r w:rsidDel="00F94E3B">
          <w:rPr>
            <w:rFonts w:eastAsia="Times New Roman" w:cs="Times New Roman"/>
          </w:rPr>
          <w:delText>ikke vil fejle</w:delText>
        </w:r>
      </w:del>
      <w:ins w:author="Ole Bak Jensen" w:date="2022-03-15T11:51:00Z" w:id="669">
        <w:r w:rsidR="00F94E3B">
          <w:rPr>
            <w:rFonts w:eastAsia="Times New Roman" w:cs="Times New Roman"/>
          </w:rPr>
          <w:t>indberetning ikke vil fejle</w:t>
        </w:r>
      </w:ins>
      <w:r>
        <w:rPr>
          <w:rFonts w:eastAsia="Times New Roman" w:cs="Times New Roman"/>
        </w:rPr>
        <w:t>.</w:t>
      </w:r>
      <w:ins w:author="Ole Bak Jensen" w:date="2022-03-15T12:40:00Z" w:id="670">
        <w:r w:rsidR="007C3A2E">
          <w:rPr>
            <w:rFonts w:eastAsia="Times New Roman" w:cs="Times New Roman"/>
          </w:rPr>
          <w:t xml:space="preserve"> Det er vigtigt at det </w:t>
        </w:r>
      </w:ins>
      <w:ins w:author="Ole Bak Jensen" w:date="2022-03-15T12:41:00Z" w:id="671">
        <w:r w:rsidR="007C3A2E">
          <w:rPr>
            <w:rFonts w:eastAsia="Times New Roman" w:cs="Times New Roman"/>
          </w:rPr>
          <w:t>altid er en skema-validt kald der foretages, da skemafejl er svære at præsentere for en bruger</w:t>
        </w:r>
      </w:ins>
      <w:ins w:author="Ole Bak Jensen" w:date="2022-03-15T12:42:00Z" w:id="672">
        <w:r w:rsidR="007C3A2E">
          <w:rPr>
            <w:rFonts w:eastAsia="Times New Roman" w:cs="Times New Roman"/>
          </w:rPr>
          <w:t xml:space="preserve"> på en forståelig måde</w:t>
        </w:r>
      </w:ins>
      <w:ins w:author="Ole Bak Jensen" w:date="2022-03-15T12:41:00Z" w:id="673">
        <w:r w:rsidR="007C3A2E">
          <w:rPr>
            <w:rFonts w:eastAsia="Times New Roman" w:cs="Times New Roman"/>
          </w:rPr>
          <w:t xml:space="preserve">. </w:t>
        </w:r>
      </w:ins>
    </w:p>
    <w:p w:rsidR="007C3A2E" w:rsidP="00321C4E" w:rsidRDefault="007C3A2E" w14:paraId="4D77702B" w14:textId="77777777">
      <w:pPr>
        <w:rPr>
          <w:ins w:author="Ole Bak Jensen" w:date="2022-03-15T12:40:00Z" w:id="674"/>
          <w:rFonts w:eastAsia="Times New Roman" w:cs="Times New Roman"/>
        </w:rPr>
      </w:pPr>
    </w:p>
    <w:p w:rsidR="007C3A2E" w:rsidP="00321C4E" w:rsidRDefault="007C3A2E" w14:paraId="076BEBA4" w14:textId="77777777">
      <w:pPr>
        <w:rPr>
          <w:ins w:author="Ole Bak Jensen" w:date="2022-03-15T12:43:00Z" w:id="675"/>
          <w:rFonts w:eastAsia="Times New Roman" w:cs="Times New Roman"/>
        </w:rPr>
      </w:pPr>
      <w:ins w:author="Ole Bak Jensen" w:date="2022-03-15T12:43:00Z" w:id="676">
        <w:r>
          <w:rPr>
            <w:rFonts w:eastAsia="Times New Roman" w:cs="Times New Roman"/>
          </w:rPr>
          <w:t xml:space="preserve">Såfremt der opstår </w:t>
        </w:r>
      </w:ins>
      <w:ins w:author="Ole Bak Jensen" w:date="2022-03-15T12:42:00Z" w:id="677">
        <w:r>
          <w:rPr>
            <w:rFonts w:eastAsia="Times New Roman" w:cs="Times New Roman"/>
          </w:rPr>
          <w:t xml:space="preserve">forretningstekniske valideringsfejl som resultat af </w:t>
        </w:r>
        <w:proofErr w:type="spellStart"/>
        <w:r>
          <w:rPr>
            <w:rFonts w:eastAsia="Times New Roman" w:cs="Times New Roman"/>
          </w:rPr>
          <w:t>serv</w:t>
        </w:r>
      </w:ins>
      <w:ins w:author="Ole Bak Jensen" w:date="2022-03-15T12:43:00Z" w:id="678">
        <w:r>
          <w:rPr>
            <w:rFonts w:eastAsia="Times New Roman" w:cs="Times New Roman"/>
          </w:rPr>
          <w:t>iens</w:t>
        </w:r>
        <w:proofErr w:type="spellEnd"/>
        <w:r>
          <w:rPr>
            <w:rFonts w:eastAsia="Times New Roman" w:cs="Times New Roman"/>
          </w:rPr>
          <w:t xml:space="preserve"> validering </w:t>
        </w:r>
      </w:ins>
      <w:del w:author="Ole Bak Jensen" w:date="2022-03-15T12:40:00Z" w:id="679">
        <w:r w:rsidDel="007C3A2E" w:rsidR="00321C4E">
          <w:rPr>
            <w:rFonts w:eastAsia="Times New Roman" w:cs="Times New Roman"/>
          </w:rPr>
          <w:delText xml:space="preserve"> </w:delText>
        </w:r>
      </w:del>
      <w:del w:author="Ole Bak Jensen" w:date="2022-03-15T12:43:00Z" w:id="680">
        <w:r w:rsidDel="007C3A2E" w:rsidR="00321C4E">
          <w:rPr>
            <w:rFonts w:eastAsia="Times New Roman" w:cs="Times New Roman"/>
          </w:rPr>
          <w:delText xml:space="preserve">Skulle der alligevel blive sendt en ugyldig indberetning, </w:delText>
        </w:r>
      </w:del>
      <w:r w:rsidR="00321C4E">
        <w:rPr>
          <w:rFonts w:eastAsia="Times New Roman" w:cs="Times New Roman"/>
        </w:rPr>
        <w:t>skal listen af fejl vises for indberetter, som kan tilrette indberetningen og trykke indsend igen.</w:t>
      </w:r>
    </w:p>
    <w:p w:rsidR="007C3A2E" w:rsidP="00321C4E" w:rsidRDefault="007C3A2E" w14:paraId="12A91C45" w14:textId="77777777">
      <w:pPr>
        <w:rPr>
          <w:ins w:author="Ole Bak Jensen" w:date="2022-03-15T12:43:00Z" w:id="681"/>
          <w:rFonts w:eastAsia="Times New Roman" w:cs="Times New Roman"/>
        </w:rPr>
      </w:pPr>
    </w:p>
    <w:p w:rsidR="00321C4E" w:rsidP="00321C4E" w:rsidRDefault="00321C4E" w14:paraId="419072F3" w14:textId="3B486023">
      <w:pPr>
        <w:rPr>
          <w:rFonts w:eastAsia="Times New Roman" w:cs="Times New Roman"/>
        </w:rPr>
      </w:pPr>
      <w:del w:author="Ole Bak Jensen" w:date="2022-03-15T12:43:00Z" w:id="682">
        <w:r w:rsidDel="007C3A2E">
          <w:rPr>
            <w:rFonts w:eastAsia="Times New Roman" w:cs="Times New Roman"/>
          </w:rPr>
          <w:delText xml:space="preserve"> </w:delText>
        </w:r>
      </w:del>
      <w:del w:author="Ole Bak Jensen" w:date="2022-03-15T11:52:00Z" w:id="683">
        <w:r w:rsidDel="00F94E3B">
          <w:rPr>
            <w:rFonts w:eastAsia="Times New Roman" w:cs="Times New Roman"/>
          </w:rPr>
          <w:delText>Validerings-s</w:delText>
        </w:r>
      </w:del>
      <w:ins w:author="Ole Bak Jensen" w:date="2022-03-15T11:52:00Z" w:id="684">
        <w:r w:rsidR="00F94E3B">
          <w:rPr>
            <w:rFonts w:eastAsia="Times New Roman" w:cs="Times New Roman"/>
          </w:rPr>
          <w:t>S</w:t>
        </w:r>
      </w:ins>
      <w:r>
        <w:rPr>
          <w:rFonts w:eastAsia="Times New Roman" w:cs="Times New Roman"/>
        </w:rPr>
        <w:t xml:space="preserve">ervicen returnerer </w:t>
      </w:r>
      <w:proofErr w:type="spellStart"/>
      <w:ins w:author="Ole Bak Jensen" w:date="2022-03-15T11:52:00Z" w:id="685">
        <w:r w:rsidR="00F94E3B">
          <w:rPr>
            <w:rFonts w:eastAsia="Times New Roman" w:cs="Times New Roman"/>
          </w:rPr>
          <w:t>success</w:t>
        </w:r>
        <w:proofErr w:type="spellEnd"/>
        <w:r w:rsidR="00F94E3B">
          <w:rPr>
            <w:rFonts w:eastAsia="Times New Roman" w:cs="Times New Roman"/>
          </w:rPr>
          <w:t>=</w:t>
        </w:r>
      </w:ins>
      <w:r>
        <w:rPr>
          <w:rFonts w:eastAsia="Times New Roman" w:cs="Times New Roman"/>
        </w:rPr>
        <w:t>true, hvis bivirkningsindberetningen overholder valideringsreglerne</w:t>
      </w:r>
      <w:ins w:author="Ole Bak Jensen" w:date="2022-03-15T12:43:00Z" w:id="686">
        <w:r w:rsidR="007C3A2E">
          <w:rPr>
            <w:rFonts w:eastAsia="Times New Roman" w:cs="Times New Roman"/>
          </w:rPr>
          <w:t xml:space="preserve"> </w:t>
        </w:r>
      </w:ins>
      <w:del w:author="Ole Bak Jensen" w:date="2022-03-15T12:43:00Z" w:id="687">
        <w:r w:rsidDel="007C3A2E">
          <w:rPr>
            <w:rFonts w:eastAsia="Times New Roman" w:cs="Times New Roman"/>
          </w:rPr>
          <w:delText>.</w:delText>
        </w:r>
      </w:del>
      <w:del w:author="Ole Bak Jensen" w:date="2022-03-15T11:52:00Z" w:id="688">
        <w:r w:rsidDel="00F94E3B">
          <w:rPr>
            <w:rFonts w:eastAsia="Times New Roman" w:cs="Times New Roman"/>
          </w:rPr>
          <w:delText xml:space="preserve"> Herefter kan upload-servicen kaldes, der validerer bivirkningsindberetningen og fremsender den til Lægemiddelstyrelsen. </w:delText>
        </w:r>
      </w:del>
      <w:ins w:author="Ole Bak Jensen" w:date="2022-03-15T12:43:00Z" w:id="689">
        <w:r w:rsidR="007C3A2E">
          <w:rPr>
            <w:rFonts w:eastAsia="Times New Roman" w:cs="Times New Roman"/>
          </w:rPr>
          <w:t>og data er sendt videre til Lægemiddelstyrelsens bivirkningssystem.</w:t>
        </w:r>
      </w:ins>
    </w:p>
    <w:p w:rsidR="00321C4E" w:rsidDel="007C3A2E" w:rsidP="00321C4E" w:rsidRDefault="00321C4E" w14:paraId="5D96AD5E" w14:textId="70A5D977">
      <w:pPr>
        <w:rPr>
          <w:del w:author="Ole Bak Jensen" w:date="2022-03-15T12:44:00Z" w:id="690"/>
          <w:rFonts w:eastAsia="Times New Roman" w:cs="Times New Roman"/>
        </w:rPr>
      </w:pPr>
    </w:p>
    <w:p w:rsidR="00321C4E" w:rsidDel="00F94E3B" w:rsidP="00321C4E" w:rsidRDefault="00321C4E" w14:paraId="7885C7DC" w14:textId="0AF23EB6">
      <w:pPr>
        <w:rPr>
          <w:del w:author="Ole Bak Jensen" w:date="2022-03-15T11:52:00Z" w:id="691"/>
          <w:rFonts w:eastAsia="Times New Roman" w:cs="Times New Roman"/>
        </w:rPr>
      </w:pPr>
      <w:del w:author="Ole Bak Jensen" w:date="2022-03-15T11:52:00Z" w:id="692">
        <w:r w:rsidDel="00F94E3B">
          <w:rPr>
            <w:rFonts w:eastAsia="Times New Roman" w:cs="Times New Roman"/>
          </w:rPr>
          <w:delText>Da alle indberetninger - også de invalide og dubletter - skal sagsbehandles af Lægemiddelstyrelsen, må upload-servicen først kaldes, efter det er kontrolleret med valid</w:delText>
        </w:r>
        <w:r w:rsidDel="00F94E3B" w:rsidR="00502AF1">
          <w:rPr>
            <w:rFonts w:eastAsia="Times New Roman" w:cs="Times New Roman"/>
          </w:rPr>
          <w:delText>erings</w:delText>
        </w:r>
        <w:r w:rsidDel="00F94E3B">
          <w:rPr>
            <w:rFonts w:eastAsia="Times New Roman" w:cs="Times New Roman"/>
          </w:rPr>
          <w:delText>-servicen at bivirkningsindberetningen er gyldig. Kaldet til upload servicen kan med fordel kædes efter et succesfuld</w:delText>
        </w:r>
        <w:r w:rsidDel="00F94E3B" w:rsidR="00905FE6">
          <w:rPr>
            <w:rFonts w:eastAsia="Times New Roman" w:cs="Times New Roman"/>
          </w:rPr>
          <w:delText>t</w:delText>
        </w:r>
        <w:r w:rsidDel="00F94E3B">
          <w:rPr>
            <w:rFonts w:eastAsia="Times New Roman" w:cs="Times New Roman"/>
          </w:rPr>
          <w:delText xml:space="preserve"> </w:delText>
        </w:r>
        <w:r w:rsidDel="00F94E3B" w:rsidR="00502AF1">
          <w:rPr>
            <w:rFonts w:eastAsia="Times New Roman" w:cs="Times New Roman"/>
          </w:rPr>
          <w:delText>validerings</w:delText>
        </w:r>
        <w:r w:rsidDel="00F94E3B">
          <w:rPr>
            <w:rFonts w:eastAsia="Times New Roman" w:cs="Times New Roman"/>
          </w:rPr>
          <w:delText xml:space="preserve">kald, så brugeren ikke skal involveres. </w:delText>
        </w:r>
      </w:del>
    </w:p>
    <w:p w:rsidR="00321C4E" w:rsidDel="00F94E3B" w:rsidRDefault="00321C4E" w14:paraId="560F5D9C" w14:textId="0A5C88F6">
      <w:pPr>
        <w:tabs>
          <w:tab w:val="left" w:pos="567"/>
          <w:tab w:val="left" w:pos="851"/>
        </w:tabs>
        <w:rPr>
          <w:del w:author="Ole Bak Jensen" w:date="2022-03-15T11:52:00Z" w:id="693"/>
          <w:rFonts w:eastAsia="Times New Roman" w:cs="Times New Roman"/>
        </w:rPr>
      </w:pPr>
    </w:p>
    <w:p w:rsidR="00592243" w:rsidDel="00F94E3B" w:rsidRDefault="00592243" w14:paraId="00000191" w14:textId="1AFF0BBA">
      <w:pPr>
        <w:tabs>
          <w:tab w:val="left" w:pos="567"/>
          <w:tab w:val="left" w:pos="851"/>
        </w:tabs>
        <w:rPr>
          <w:del w:author="Ole Bak Jensen" w:date="2022-03-15T11:52:00Z" w:id="694"/>
          <w:rFonts w:eastAsia="Times New Roman" w:cs="Times New Roman"/>
        </w:rPr>
      </w:pPr>
    </w:p>
    <w:p w:rsidR="003721F8" w:rsidP="003721F8" w:rsidRDefault="003721F8" w14:paraId="74FCBD47" w14:textId="77777777">
      <w:pPr>
        <w:rPr>
          <w:rFonts w:eastAsia="Times New Roman" w:cs="Times New Roman"/>
        </w:rPr>
      </w:pPr>
    </w:p>
    <w:p w:rsidR="00842C8F" w:rsidRDefault="00842C8F" w14:paraId="502CC689" w14:textId="77777777">
      <w:pPr>
        <w:rPr>
          <w:rFonts w:eastAsia="Times New Roman" w:cs="Times New Roman"/>
          <w:sz w:val="40"/>
          <w:szCs w:val="40"/>
        </w:rPr>
      </w:pPr>
      <w:r>
        <w:rPr>
          <w:rFonts w:eastAsia="Times New Roman" w:cs="Times New Roman"/>
        </w:rPr>
        <w:br w:type="page"/>
      </w:r>
    </w:p>
    <w:p w:rsidR="00592243" w:rsidP="002C3287" w:rsidRDefault="00BA31AA" w14:paraId="00000192" w14:textId="3768F286">
      <w:pPr>
        <w:pStyle w:val="Overskrift1"/>
        <w:keepNext w:val="0"/>
        <w:keepLines w:val="0"/>
        <w:widowControl w:val="0"/>
        <w:numPr>
          <w:ilvl w:val="0"/>
          <w:numId w:val="13"/>
        </w:numPr>
        <w:pBdr>
          <w:top w:val="none" w:color="000000" w:sz="0" w:space="0"/>
          <w:left w:val="none" w:color="000000" w:sz="0" w:space="0"/>
          <w:bottom w:val="none" w:color="000000" w:sz="0" w:space="0"/>
          <w:right w:val="none" w:color="000000" w:sz="0" w:space="0"/>
          <w:between w:val="none" w:color="000000" w:sz="0" w:space="0"/>
        </w:pBdr>
        <w:tabs>
          <w:tab w:val="left" w:pos="1287"/>
        </w:tabs>
        <w:spacing w:before="283" w:after="567" w:line="240" w:lineRule="auto"/>
        <w:ind w:hanging="432"/>
        <w:rPr>
          <w:rFonts w:eastAsia="Times New Roman" w:cs="Times New Roman"/>
        </w:rPr>
      </w:pPr>
      <w:bookmarkStart w:name="_Toc264713901" w:id="695"/>
      <w:bookmarkStart w:name="_Toc1502326223" w:id="696"/>
      <w:bookmarkStart w:name="_Toc98323920" w:id="697"/>
      <w:commentRangeStart w:id="698"/>
      <w:r w:rsidRPr="05F8B76C">
        <w:rPr>
          <w:rFonts w:eastAsia="Times New Roman" w:cs="Times New Roman"/>
        </w:rPr>
        <w:lastRenderedPageBreak/>
        <w:t>Test og certificering</w:t>
      </w:r>
      <w:commentRangeEnd w:id="698"/>
      <w:r>
        <w:commentReference w:id="698"/>
      </w:r>
      <w:bookmarkEnd w:id="695"/>
      <w:bookmarkEnd w:id="696"/>
      <w:bookmarkEnd w:id="697"/>
    </w:p>
    <w:p w:rsidR="00592243" w:rsidRDefault="00BA31AA" w14:paraId="00000193" w14:textId="77777777">
      <w:pPr>
        <w:rPr>
          <w:rFonts w:eastAsia="Times New Roman" w:cs="Times New Roman"/>
        </w:rPr>
      </w:pPr>
      <w:r>
        <w:rPr>
          <w:rFonts w:eastAsia="Times New Roman" w:cs="Times New Roman"/>
        </w:rPr>
        <w:t>Før en ny integration til Bivirkningsservicen i et anvendersystem idriftsættes, skal en certificering med Lægemiddelstyrelsen gennemføres, hvor såvel brugergrænsefladen i anvendersystemet samt kvaliteten af de indberettede data vurderes af Lægemiddelstyrelsen.</w:t>
      </w:r>
    </w:p>
    <w:p w:rsidR="00592243" w:rsidRDefault="00592243" w14:paraId="00000194" w14:textId="77777777">
      <w:pPr>
        <w:rPr>
          <w:rFonts w:eastAsia="Times New Roman" w:cs="Times New Roman"/>
        </w:rPr>
      </w:pPr>
    </w:p>
    <w:p w:rsidR="00592243" w:rsidRDefault="00BA31AA" w14:paraId="00000195" w14:textId="18D8149B">
      <w:pPr>
        <w:rPr>
          <w:rFonts w:eastAsia="Times New Roman" w:cs="Times New Roman"/>
        </w:rPr>
      </w:pPr>
      <w:r>
        <w:rPr>
          <w:rFonts w:eastAsia="Times New Roman" w:cs="Times New Roman"/>
        </w:rPr>
        <w:t>Nedenstående certificeringsforløb er aftalt mellem Lægemiddelstyrelsen</w:t>
      </w:r>
      <w:r w:rsidR="00905FE6">
        <w:rPr>
          <w:rFonts w:eastAsia="Times New Roman" w:cs="Times New Roman"/>
        </w:rPr>
        <w:t xml:space="preserve"> </w:t>
      </w:r>
      <w:r>
        <w:rPr>
          <w:rFonts w:eastAsia="Times New Roman" w:cs="Times New Roman"/>
        </w:rPr>
        <w:t xml:space="preserve">og Lægemiddelstyrelsens supportleverandør. Selve certificeringstesten forventes at vare 3-4 timer. Det kan være nødvendigt med en opfølgning, hvor udeståender fra testen gennemgås, inden certificeringsforløbet kan afsluttes. </w:t>
      </w:r>
    </w:p>
    <w:p w:rsidR="00592243" w:rsidRDefault="00592243" w14:paraId="00000196" w14:textId="77777777">
      <w:pPr>
        <w:rPr>
          <w:rFonts w:eastAsia="Times New Roman" w:cs="Times New Roman"/>
        </w:rPr>
      </w:pPr>
    </w:p>
    <w:p w:rsidR="00592243" w:rsidRDefault="00BA31AA" w14:paraId="00000197" w14:textId="4264FC8F">
      <w:pPr>
        <w:rPr>
          <w:rFonts w:eastAsia="Times New Roman" w:cs="Times New Roman"/>
        </w:rPr>
      </w:pPr>
      <w:r>
        <w:rPr>
          <w:rFonts w:eastAsia="Times New Roman" w:cs="Times New Roman"/>
        </w:rPr>
        <w:t xml:space="preserve">Certificeringen tager udgangspunkt i </w:t>
      </w:r>
      <w:proofErr w:type="spellStart"/>
      <w:r>
        <w:rPr>
          <w:rFonts w:eastAsia="Times New Roman" w:cs="Times New Roman"/>
        </w:rPr>
        <w:t>BivWS</w:t>
      </w:r>
      <w:proofErr w:type="spellEnd"/>
      <w:r>
        <w:rPr>
          <w:rFonts w:eastAsia="Times New Roman" w:cs="Times New Roman"/>
        </w:rPr>
        <w:t>-</w:t>
      </w:r>
      <w:r w:rsidR="00A42AB1">
        <w:rPr>
          <w:rFonts w:eastAsia="Times New Roman" w:cs="Times New Roman"/>
        </w:rPr>
        <w:t>krav-og-test-dokument</w:t>
      </w:r>
      <w:r>
        <w:rPr>
          <w:rFonts w:eastAsia="Times New Roman" w:cs="Times New Roman"/>
        </w:rPr>
        <w:t>. Certificeringstesten består af en række testscenarier. Ved gennemførsel af certificeringen er Lægemiddelstyrelsen ikke begrænset til at anvende de publicerede testscenarier, men kan supplere testscenarierne konkret og generelt efter behov.</w:t>
      </w:r>
    </w:p>
    <w:p w:rsidR="00592243" w:rsidRDefault="00592243" w14:paraId="00000198" w14:textId="77777777">
      <w:pPr>
        <w:rPr>
          <w:rFonts w:eastAsia="Times New Roman" w:cs="Times New Roman"/>
        </w:rPr>
      </w:pPr>
    </w:p>
    <w:p w:rsidR="00592243" w:rsidP="002C3287" w:rsidRDefault="00BA31AA" w14:paraId="00000199" w14:textId="1C800770">
      <w:pPr>
        <w:pStyle w:val="Overskrift2"/>
        <w:keepNext w:val="0"/>
        <w:keepLines w:val="0"/>
        <w:widowControl w:val="0"/>
        <w:numPr>
          <w:ilvl w:val="1"/>
          <w:numId w:val="13"/>
        </w:numPr>
        <w:pBdr>
          <w:top w:val="none" w:color="000000" w:sz="0" w:space="0"/>
          <w:left w:val="none" w:color="000000" w:sz="0" w:space="0"/>
          <w:bottom w:val="none" w:color="000000" w:sz="0" w:space="0"/>
          <w:right w:val="none" w:color="000000" w:sz="0" w:space="0"/>
          <w:between w:val="none" w:color="000000" w:sz="0" w:space="0"/>
        </w:pBdr>
        <w:tabs>
          <w:tab w:val="left" w:pos="567"/>
          <w:tab w:val="left" w:pos="851"/>
        </w:tabs>
        <w:spacing w:before="283" w:after="142" w:line="240" w:lineRule="auto"/>
        <w:ind w:hanging="576"/>
        <w:rPr>
          <w:rFonts w:eastAsia="Times New Roman" w:cs="Times New Roman"/>
        </w:rPr>
      </w:pPr>
      <w:bookmarkStart w:name="_Toc1339729120" w:id="699"/>
      <w:bookmarkStart w:name="_Toc1691400294" w:id="700"/>
      <w:bookmarkStart w:name="_Toc98323921" w:id="701"/>
      <w:r w:rsidRPr="05F8B76C">
        <w:rPr>
          <w:rFonts w:eastAsia="Times New Roman" w:cs="Times New Roman"/>
        </w:rPr>
        <w:t>Certificeringsforløb</w:t>
      </w:r>
      <w:bookmarkEnd w:id="699"/>
      <w:bookmarkEnd w:id="700"/>
      <w:bookmarkEnd w:id="701"/>
    </w:p>
    <w:p w:rsidR="00713C13" w:rsidP="00713C13" w:rsidRDefault="00713C13" w14:paraId="506487F2" w14:textId="7AB9D495">
      <w:pPr>
        <w:numPr>
          <w:ilvl w:val="0"/>
          <w:numId w:val="4"/>
        </w:numPr>
        <w:pBdr>
          <w:top w:val="none" w:color="000000" w:sz="0" w:space="0"/>
          <w:left w:val="none" w:color="000000" w:sz="0" w:space="0"/>
          <w:bottom w:val="none" w:color="000000" w:sz="0" w:space="0"/>
          <w:right w:val="none" w:color="000000" w:sz="0" w:space="0"/>
          <w:between w:val="none" w:color="000000" w:sz="0" w:space="0"/>
        </w:pBdr>
        <w:spacing w:line="252" w:lineRule="auto"/>
        <w:rPr>
          <w:color w:val="000000"/>
        </w:rPr>
      </w:pPr>
      <w:r>
        <w:rPr>
          <w:color w:val="000000"/>
        </w:rPr>
        <w:t xml:space="preserve">Aftale om test og certificering skal være på plads mellem anvendersystemejeren, Lægemiddelstyrelsen og </w:t>
      </w:r>
      <w:r w:rsidR="002B70E9">
        <w:rPr>
          <w:color w:val="000000"/>
        </w:rPr>
        <w:t>L</w:t>
      </w:r>
      <w:r>
        <w:rPr>
          <w:color w:val="000000"/>
        </w:rPr>
        <w:t>ægemiddelstyrelsens supportleverandør.</w:t>
      </w:r>
    </w:p>
    <w:p w:rsidR="00713C13" w:rsidP="00713C13" w:rsidRDefault="00713C13" w14:paraId="3BC031E5" w14:textId="77777777">
      <w:pPr>
        <w:numPr>
          <w:ilvl w:val="0"/>
          <w:numId w:val="4"/>
        </w:numPr>
        <w:pBdr>
          <w:top w:val="none" w:color="000000" w:sz="0" w:space="0"/>
          <w:left w:val="none" w:color="000000" w:sz="0" w:space="0"/>
          <w:bottom w:val="none" w:color="000000" w:sz="0" w:space="0"/>
          <w:right w:val="none" w:color="000000" w:sz="0" w:space="0"/>
          <w:between w:val="none" w:color="000000" w:sz="0" w:space="0"/>
        </w:pBdr>
        <w:spacing w:line="252" w:lineRule="auto"/>
        <w:rPr>
          <w:color w:val="000000"/>
        </w:rPr>
      </w:pPr>
      <w:r>
        <w:rPr>
          <w:color w:val="000000"/>
        </w:rPr>
        <w:t xml:space="preserve">3 uger inden det aftalte certificeringsmøde, skal der sendes test-filer igennem til </w:t>
      </w:r>
      <w:proofErr w:type="spellStart"/>
      <w:r>
        <w:rPr>
          <w:color w:val="000000"/>
        </w:rPr>
        <w:t>bivirkningswebservicen</w:t>
      </w:r>
      <w:proofErr w:type="spellEnd"/>
      <w:r>
        <w:rPr>
          <w:color w:val="000000"/>
        </w:rPr>
        <w:t xml:space="preserve"> på NSP Test2. Samtidigt sendes </w:t>
      </w:r>
      <w:sdt>
        <w:sdtPr>
          <w:tag w:val="goog_rdk_170"/>
          <w:id w:val="370966420"/>
        </w:sdtPr>
        <w:sdtEndPr/>
        <w:sdtContent/>
      </w:sdt>
      <w:r>
        <w:rPr>
          <w:color w:val="000000"/>
        </w:rPr>
        <w:t>relevante skærmbilleder til Lægemiddelstyrelsen via mail.</w:t>
      </w:r>
    </w:p>
    <w:p w:rsidRPr="00A971AA" w:rsidR="00713C13" w:rsidP="00713C13" w:rsidRDefault="00713C13" w14:paraId="5746F602" w14:textId="77777777">
      <w:pPr>
        <w:numPr>
          <w:ilvl w:val="0"/>
          <w:numId w:val="4"/>
        </w:numPr>
        <w:pBdr>
          <w:top w:val="none" w:color="000000" w:sz="0" w:space="0"/>
          <w:left w:val="none" w:color="000000" w:sz="0" w:space="0"/>
          <w:bottom w:val="none" w:color="000000" w:sz="0" w:space="0"/>
          <w:right w:val="none" w:color="000000" w:sz="0" w:space="0"/>
          <w:between w:val="none" w:color="000000" w:sz="0" w:space="0"/>
        </w:pBdr>
        <w:spacing w:line="252" w:lineRule="auto"/>
        <w:rPr>
          <w:color w:val="000000"/>
        </w:rPr>
      </w:pPr>
      <w:r>
        <w:rPr>
          <w:color w:val="000000"/>
        </w:rPr>
        <w:t>Når test-filerne er overført og klarmeldt, kontrolleres de af Lægemiddelstyrelsen og Lægemiddelstyrelsens supportleverandør. Skærmbillederne gennemses for navngivning af felter, hjælpetekster mm. Feedback sendes til anvendersystemejeren indenfor 3 arbejdsdage.</w:t>
      </w:r>
    </w:p>
    <w:p w:rsidR="00713C13" w:rsidP="00713C13" w:rsidRDefault="00713C13" w14:paraId="58588012" w14:textId="77777777">
      <w:pPr>
        <w:numPr>
          <w:ilvl w:val="0"/>
          <w:numId w:val="4"/>
        </w:numPr>
        <w:pBdr>
          <w:top w:val="none" w:color="000000" w:sz="0" w:space="0"/>
          <w:left w:val="none" w:color="000000" w:sz="0" w:space="0"/>
          <w:bottom w:val="none" w:color="000000" w:sz="0" w:space="0"/>
          <w:right w:val="none" w:color="000000" w:sz="0" w:space="0"/>
          <w:between w:val="none" w:color="000000" w:sz="0" w:space="0"/>
        </w:pBdr>
        <w:spacing w:line="252" w:lineRule="auto"/>
        <w:rPr>
          <w:color w:val="000000"/>
        </w:rPr>
      </w:pPr>
      <w:r>
        <w:rPr>
          <w:color w:val="000000"/>
        </w:rPr>
        <w:t>Anvendersystemejeren tilretter løsningen for eventuelle fejl og gensender nødvendige test-filer</w:t>
      </w:r>
    </w:p>
    <w:p w:rsidR="00713C13" w:rsidP="00713C13" w:rsidRDefault="00713C13" w14:paraId="5636081B" w14:textId="77777777">
      <w:pPr>
        <w:numPr>
          <w:ilvl w:val="0"/>
          <w:numId w:val="4"/>
        </w:numPr>
        <w:pBdr>
          <w:top w:val="none" w:color="000000" w:sz="0" w:space="0"/>
          <w:left w:val="none" w:color="000000" w:sz="0" w:space="0"/>
          <w:bottom w:val="none" w:color="000000" w:sz="0" w:space="0"/>
          <w:right w:val="none" w:color="000000" w:sz="0" w:space="0"/>
          <w:between w:val="none" w:color="000000" w:sz="0" w:space="0"/>
        </w:pBdr>
        <w:spacing w:line="252" w:lineRule="auto"/>
        <w:rPr>
          <w:color w:val="000000"/>
        </w:rPr>
      </w:pPr>
      <w:r>
        <w:rPr>
          <w:color w:val="000000"/>
        </w:rPr>
        <w:t>Punkt 2-4 gentages, til der ikke er problemer med test-filerne. Dette skal være afsluttet før det aftalte certificeringsmøde.</w:t>
      </w:r>
    </w:p>
    <w:p w:rsidRPr="00AA29B1" w:rsidR="00713C13" w:rsidP="00713C13" w:rsidRDefault="00713C13" w14:paraId="71E1DE47" w14:textId="684C19C1">
      <w:pPr>
        <w:numPr>
          <w:ilvl w:val="0"/>
          <w:numId w:val="4"/>
        </w:numPr>
        <w:pBdr>
          <w:top w:val="none" w:color="000000" w:sz="0" w:space="0"/>
          <w:left w:val="none" w:color="000000" w:sz="0" w:space="0"/>
          <w:bottom w:val="none" w:color="000000" w:sz="0" w:space="0"/>
          <w:right w:val="none" w:color="000000" w:sz="0" w:space="0"/>
          <w:between w:val="none" w:color="000000" w:sz="0" w:space="0"/>
        </w:pBdr>
        <w:spacing w:line="252" w:lineRule="auto"/>
        <w:rPr>
          <w:color w:val="000000"/>
        </w:rPr>
      </w:pPr>
      <w:r w:rsidRPr="00AA29B1">
        <w:rPr>
          <w:color w:val="000000"/>
        </w:rPr>
        <w:t>På certificeringsmødet gennemgås løsningens brugergrænseflade og indhold ved hjælp af</w:t>
      </w:r>
      <w:r>
        <w:rPr>
          <w:color w:val="000000"/>
        </w:rPr>
        <w:t xml:space="preserve"> de publicerede</w:t>
      </w:r>
      <w:r w:rsidRPr="00AA29B1">
        <w:rPr>
          <w:color w:val="000000"/>
        </w:rPr>
        <w:t xml:space="preserve"> testsager</w:t>
      </w:r>
      <w:r>
        <w:rPr>
          <w:color w:val="000000"/>
        </w:rPr>
        <w:t xml:space="preserve"> i </w:t>
      </w:r>
      <w:proofErr w:type="spellStart"/>
      <w:r>
        <w:t>BivWS</w:t>
      </w:r>
      <w:proofErr w:type="spellEnd"/>
      <w:r>
        <w:t>-Krav-og-testdokument</w:t>
      </w:r>
      <w:r w:rsidRPr="00AA29B1">
        <w:rPr>
          <w:color w:val="000000"/>
        </w:rPr>
        <w:t>. Det forventes at vare 3-4 timer.</w:t>
      </w:r>
    </w:p>
    <w:p w:rsidR="00713C13" w:rsidP="00713C13" w:rsidRDefault="00713C13" w14:paraId="01194E45" w14:textId="77777777">
      <w:pPr>
        <w:numPr>
          <w:ilvl w:val="0"/>
          <w:numId w:val="4"/>
        </w:numPr>
        <w:pBdr>
          <w:top w:val="none" w:color="000000" w:sz="0" w:space="0"/>
          <w:left w:val="none" w:color="000000" w:sz="0" w:space="0"/>
          <w:bottom w:val="none" w:color="000000" w:sz="0" w:space="0"/>
          <w:right w:val="none" w:color="000000" w:sz="0" w:space="0"/>
          <w:between w:val="none" w:color="000000" w:sz="0" w:space="0"/>
        </w:pBdr>
        <w:spacing w:line="252" w:lineRule="auto"/>
        <w:rPr>
          <w:color w:val="000000"/>
        </w:rPr>
      </w:pPr>
      <w:r w:rsidRPr="003E45A9">
        <w:t>Det kan være nødvendigt med en opfølgning, hvor udeståender fra testen gennemgås, inden certificeringsforløbet kan afsluttes.</w:t>
      </w:r>
    </w:p>
    <w:p w:rsidRPr="00AC3369" w:rsidR="00713C13" w:rsidP="00713C13" w:rsidRDefault="00713C13" w14:paraId="42DC65F0" w14:textId="77777777">
      <w:pPr>
        <w:numPr>
          <w:ilvl w:val="0"/>
          <w:numId w:val="4"/>
        </w:numPr>
        <w:pBdr>
          <w:top w:val="none" w:color="000000" w:sz="0" w:space="0"/>
          <w:left w:val="none" w:color="000000" w:sz="0" w:space="0"/>
          <w:bottom w:val="none" w:color="000000" w:sz="0" w:space="0"/>
          <w:right w:val="none" w:color="000000" w:sz="0" w:space="0"/>
          <w:between w:val="none" w:color="000000" w:sz="0" w:space="0"/>
        </w:pBdr>
        <w:spacing w:after="160" w:line="252" w:lineRule="auto"/>
        <w:rPr>
          <w:color w:val="000000"/>
        </w:rPr>
      </w:pPr>
      <w:r>
        <w:rPr>
          <w:color w:val="000000"/>
        </w:rPr>
        <w:t>Når Lægemiddelstyrelsen vurderer løsningen som tilfredsstillende afsluttes certificeringsforløbet.</w:t>
      </w:r>
    </w:p>
    <w:p w:rsidR="00713C13" w:rsidRDefault="00713C13" w14:paraId="6F1B72C1" w14:textId="77777777">
      <w:pPr>
        <w:pBdr>
          <w:top w:val="none" w:color="000000" w:sz="0" w:space="0"/>
          <w:left w:val="none" w:color="000000" w:sz="0" w:space="0"/>
          <w:bottom w:val="none" w:color="000000" w:sz="0" w:space="0"/>
          <w:right w:val="none" w:color="000000" w:sz="0" w:space="0"/>
          <w:between w:val="none" w:color="000000" w:sz="0" w:space="0"/>
        </w:pBdr>
        <w:spacing w:after="160" w:line="252" w:lineRule="auto"/>
        <w:rPr>
          <w:rFonts w:eastAsia="Times New Roman" w:cs="Times New Roman"/>
        </w:rPr>
      </w:pPr>
    </w:p>
    <w:p w:rsidR="00592243" w:rsidP="002C3287" w:rsidRDefault="00BA31AA" w14:paraId="000001A4" w14:textId="77777777">
      <w:pPr>
        <w:pStyle w:val="Overskrift2"/>
        <w:keepNext w:val="0"/>
        <w:keepLines w:val="0"/>
        <w:widowControl w:val="0"/>
        <w:numPr>
          <w:ilvl w:val="1"/>
          <w:numId w:val="13"/>
        </w:numPr>
        <w:pBdr>
          <w:top w:val="none" w:color="000000" w:sz="0" w:space="0"/>
          <w:left w:val="none" w:color="000000" w:sz="0" w:space="0"/>
          <w:bottom w:val="none" w:color="000000" w:sz="0" w:space="0"/>
          <w:right w:val="none" w:color="000000" w:sz="0" w:space="0"/>
          <w:between w:val="none" w:color="000000" w:sz="0" w:space="0"/>
        </w:pBdr>
        <w:tabs>
          <w:tab w:val="left" w:pos="567"/>
          <w:tab w:val="left" w:pos="851"/>
        </w:tabs>
        <w:spacing w:before="283" w:after="142" w:line="240" w:lineRule="auto"/>
        <w:ind w:hanging="576"/>
        <w:rPr>
          <w:rFonts w:eastAsia="Times New Roman" w:cs="Times New Roman"/>
        </w:rPr>
      </w:pPr>
      <w:bookmarkStart w:name="_Toc62895474" w:id="702"/>
      <w:bookmarkStart w:name="_Toc1382659987" w:id="703"/>
      <w:bookmarkStart w:name="_Toc98323922" w:id="704"/>
      <w:commentRangeStart w:id="705"/>
      <w:commentRangeStart w:id="706"/>
      <w:r w:rsidRPr="05F8B76C">
        <w:rPr>
          <w:rFonts w:eastAsia="Times New Roman" w:cs="Times New Roman"/>
        </w:rPr>
        <w:t>Fra test til produktion</w:t>
      </w:r>
      <w:commentRangeEnd w:id="705"/>
      <w:r>
        <w:commentReference w:id="705"/>
      </w:r>
      <w:bookmarkEnd w:id="702"/>
      <w:bookmarkEnd w:id="703"/>
      <w:commentRangeEnd w:id="706"/>
      <w:r w:rsidR="007C3A2E">
        <w:rPr>
          <w:rStyle w:val="Kommentarhenvisning"/>
        </w:rPr>
        <w:commentReference w:id="706"/>
      </w:r>
      <w:bookmarkEnd w:id="704"/>
    </w:p>
    <w:p w:rsidR="00592243" w:rsidRDefault="00BA31AA" w14:paraId="000001A5" w14:textId="349B2D71">
      <w:pPr>
        <w:rPr>
          <w:rFonts w:eastAsia="Times New Roman" w:cs="Times New Roman"/>
        </w:rPr>
      </w:pPr>
      <w:r>
        <w:rPr>
          <w:rFonts w:eastAsia="Times New Roman" w:cs="Times New Roman"/>
        </w:rPr>
        <w:t xml:space="preserve">Lægemiddelstyrelsen giver leverandøren skriftlig besked, når leverandørens løsning opfylder kriterierne for implementering af Bivirkningsservicen. Derefter skal leverandøren oprette et kald hos NSP </w:t>
      </w:r>
      <w:proofErr w:type="spellStart"/>
      <w:r>
        <w:rPr>
          <w:rFonts w:eastAsia="Times New Roman" w:cs="Times New Roman"/>
        </w:rPr>
        <w:t>Servicedesk</w:t>
      </w:r>
      <w:proofErr w:type="spellEnd"/>
      <w:r>
        <w:rPr>
          <w:rFonts w:eastAsia="Times New Roman" w:cs="Times New Roman"/>
        </w:rPr>
        <w:t xml:space="preserve"> og bede om adgang til produktion (NSP Prod) samt oplyse Lægemiddelstyrelsen om dato for idriftsættelse.</w:t>
      </w:r>
    </w:p>
    <w:p w:rsidR="00592243" w:rsidRDefault="00592243" w14:paraId="000001A6" w14:textId="77777777">
      <w:pPr>
        <w:rPr>
          <w:rFonts w:eastAsia="Times New Roman" w:cs="Times New Roman"/>
        </w:rPr>
      </w:pPr>
    </w:p>
    <w:p w:rsidR="00592243" w:rsidRDefault="00BA31AA" w14:paraId="000001A7" w14:textId="77777777">
      <w:pPr>
        <w:rPr>
          <w:rFonts w:eastAsia="Times New Roman" w:cs="Times New Roman"/>
        </w:rPr>
      </w:pPr>
      <w:r>
        <w:rPr>
          <w:rFonts w:eastAsia="Times New Roman" w:cs="Times New Roman"/>
        </w:rPr>
        <w:t>Lægemiddelstyrelsen vil efter implementeringen auditere de første indberetninger, som leverandørens kunder indberetter for at sikre, at kvaliteten er som forventet og således give mulighed for hurtig fejlrettelse.</w:t>
      </w:r>
    </w:p>
    <w:p w:rsidR="00592243" w:rsidRDefault="00592243" w14:paraId="000001A8" w14:textId="77777777">
      <w:pPr>
        <w:rPr>
          <w:rFonts w:eastAsia="Times New Roman" w:cs="Times New Roman"/>
        </w:rPr>
      </w:pPr>
    </w:p>
    <w:p w:rsidR="00592243" w:rsidRDefault="00BA31AA" w14:paraId="000001A9" w14:textId="77777777">
      <w:pPr>
        <w:rPr>
          <w:rFonts w:eastAsia="Times New Roman" w:cs="Times New Roman"/>
        </w:rPr>
      </w:pPr>
      <w:bookmarkStart w:name="_heading=h.3l18frh" w:colFirst="0" w:colLast="0" w:id="707"/>
      <w:bookmarkEnd w:id="707"/>
      <w:r>
        <w:rPr>
          <w:rFonts w:eastAsia="Times New Roman" w:cs="Times New Roman"/>
        </w:rPr>
        <w:lastRenderedPageBreak/>
        <w:t>Lægemiddelstyrelsen kan desuden på et senere tidspunkt kontakte leverandøren med krav om, at løsningen skal re-certificeres. Dette behov kan eksempelvis opstå i tilfælde af ændring af lovgivning eller for at rette op på særlige fejltyper. Lægemiddelstyrelsen vil vurdere, om det kan være tilstrækkeligt med en re-certificering af den specifikke del af løsningen, hvor der implementeres nye krav.</w:t>
      </w:r>
    </w:p>
    <w:p w:rsidR="00592243" w:rsidRDefault="00592243" w14:paraId="000001AA" w14:textId="77777777">
      <w:pPr>
        <w:rPr>
          <w:rFonts w:eastAsia="Times New Roman" w:cs="Times New Roman"/>
        </w:rPr>
      </w:pPr>
    </w:p>
    <w:sectPr w:rsidR="00592243" w:rsidSect="00D228EE">
      <w:footerReference w:type="default" r:id="rId33"/>
      <w:pgSz w:w="11909" w:h="16834" w:orient="portrait"/>
      <w:pgMar w:top="1440" w:right="1440" w:bottom="1440" w:left="1440" w:header="0" w:footer="708" w:gutter="0"/>
      <w:pgNumType w:start="1"/>
      <w:cols w:space="708"/>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RG" w:author="Rikke Gr�ngaard" w:date="2022-03-16T14:18:00Z" w:id="12">
    <w:p w:rsidR="007614F0" w:rsidRDefault="007614F0" w14:paraId="6AD73815" w14:textId="19543AC4">
      <w:pPr>
        <w:pStyle w:val="Kommentartekst"/>
      </w:pPr>
      <w:r>
        <w:rPr>
          <w:rStyle w:val="Kommentarhenvisning"/>
        </w:rPr>
        <w:annotationRef/>
      </w:r>
      <w:r>
        <w:t>Der mangler skærmbillede af undersøgelser</w:t>
      </w:r>
    </w:p>
  </w:comment>
  <w:comment w:initials="MJ" w:author="Morten Jensen" w:date="2022-02-01T11:09:00Z" w:id="10">
    <w:p w:rsidR="00F07CE3" w:rsidRDefault="00F07CE3" w14:paraId="43F06E27" w14:textId="1B880FCE">
      <w:pPr>
        <w:pStyle w:val="Kommentartekst"/>
      </w:pPr>
      <w:r>
        <w:rPr>
          <w:rStyle w:val="Kommentarhenvisning"/>
        </w:rPr>
        <w:annotationRef/>
      </w:r>
      <w:r>
        <w:t>Opdateres når dokumentet er klar</w:t>
      </w:r>
    </w:p>
  </w:comment>
  <w:comment w:initials="SP" w:author="Stine Falk Petersen" w:date="2022-02-15T13:45:00Z" w:id="11">
    <w:p w:rsidR="00F07CE3" w:rsidRDefault="00F07CE3" w14:paraId="35F3E8BD" w14:textId="0703E0E7">
      <w:r>
        <w:t>Det skal sikres, at testklient er opdateret med nyeste feltnavne og hjælpetekster inden skærmbilleder til implementeringsguide.</w:t>
      </w:r>
      <w:r>
        <w:annotationRef/>
      </w:r>
    </w:p>
  </w:comment>
  <w:comment w:initials="MJ" w:author="Morten Jensen" w:date="2022-01-26T10:46:00Z" w:id="17">
    <w:p w:rsidR="00F07CE3" w:rsidRDefault="00F07CE3" w14:paraId="0DEE988E" w14:textId="2BAFDA10">
      <w:pPr>
        <w:pStyle w:val="Kommentartekst"/>
      </w:pPr>
      <w:r>
        <w:rPr>
          <w:rStyle w:val="Kommentarhenvisning"/>
        </w:rPr>
        <w:annotationRef/>
      </w:r>
      <w:r>
        <w:t xml:space="preserve">Er vi sikre på dette navn? Ingen ved jo, hvad </w:t>
      </w:r>
      <w:proofErr w:type="spellStart"/>
      <w:r>
        <w:t>pharmacovigilance</w:t>
      </w:r>
      <w:proofErr w:type="spellEnd"/>
      <w:r>
        <w:t xml:space="preserve"> er... Skal vi hellere gå med bivirkning og en opdatering af det gamle navn?</w:t>
      </w:r>
    </w:p>
  </w:comment>
  <w:comment w:initials="SFP" w:author="Stine Falk Petersen" w:date="2022-02-09T13:10:00Z" w:id="18">
    <w:p w:rsidR="00F07CE3" w:rsidRDefault="00F07CE3" w14:paraId="495A5184" w14:textId="6519A361">
      <w:pPr>
        <w:pStyle w:val="Kommentartekst"/>
      </w:pPr>
      <w:r>
        <w:rPr>
          <w:rStyle w:val="Kommentarhenvisning"/>
        </w:rPr>
        <w:annotationRef/>
      </w:r>
      <w:r>
        <w:t xml:space="preserve">Trifork: Er der vægtige argumenter for dette nye navn fremfor </w:t>
      </w:r>
      <w:proofErr w:type="spellStart"/>
      <w:r>
        <w:t>BivWS</w:t>
      </w:r>
      <w:proofErr w:type="spellEnd"/>
      <w:r>
        <w:t xml:space="preserve"> 2.0 eller lignende?</w:t>
      </w:r>
    </w:p>
  </w:comment>
  <w:comment w:initials="OBJ" w:author="Ole Bak Jensen" w:date="2022-03-15T10:07:00Z" w:id="19">
    <w:p w:rsidR="00413EC3" w:rsidRDefault="00413EC3" w14:paraId="134B2561" w14:textId="594309F2">
      <w:pPr>
        <w:pStyle w:val="Kommentartekst"/>
      </w:pPr>
      <w:r>
        <w:rPr>
          <w:rStyle w:val="Kommentarhenvisning"/>
        </w:rPr>
        <w:annotationRef/>
      </w:r>
      <w:r>
        <w:t xml:space="preserve">Kari har nu ændret </w:t>
      </w:r>
      <w:r w:rsidR="00C9107F">
        <w:t xml:space="preserve">navngivningen fra </w:t>
      </w:r>
      <w:proofErr w:type="spellStart"/>
      <w:r w:rsidRPr="00C9107F" w:rsidR="00C9107F">
        <w:t>PharmacovigilanceSubmissionService</w:t>
      </w:r>
      <w:proofErr w:type="spellEnd"/>
      <w:r w:rsidR="00C9107F">
        <w:t xml:space="preserve"> til </w:t>
      </w:r>
      <w:proofErr w:type="spellStart"/>
      <w:r w:rsidRPr="00C9107F" w:rsidR="00C9107F">
        <w:t>BivirkningsindberetningWebService</w:t>
      </w:r>
      <w:proofErr w:type="spellEnd"/>
      <w:r w:rsidR="00C9107F">
        <w:t>, så dette kan opdateres i dokumentet</w:t>
      </w:r>
    </w:p>
  </w:comment>
  <w:comment w:initials="MJ" w:author="Morten Jensen" w:date="2022-01-26T10:51:00Z" w:id="20">
    <w:p w:rsidR="00F07CE3" w:rsidRDefault="00F07CE3" w14:paraId="74F15917" w14:textId="0ED2DBF8">
      <w:pPr>
        <w:pStyle w:val="Kommentartekst"/>
      </w:pPr>
      <w:r>
        <w:rPr>
          <w:rStyle w:val="Kommentarhenvisning"/>
        </w:rPr>
        <w:annotationRef/>
      </w:r>
      <w:r>
        <w:t>I fodnoten er angivet ”lægemidler (recept og håndkøb)”. Skal dette udvides til at inkludere udleverede lægemidler på hospital, hvis vi skal i EPJ-systemer?</w:t>
      </w:r>
    </w:p>
  </w:comment>
  <w:comment w:initials="SFP" w:author="Stine Falk Petersen" w:date="2022-02-08T10:45:00Z" w:id="21">
    <w:p w:rsidR="00F07CE3" w:rsidRDefault="00F07CE3" w14:paraId="275855C1" w14:textId="1885A236">
      <w:pPr>
        <w:pStyle w:val="Kommentartekst"/>
      </w:pPr>
      <w:r>
        <w:rPr>
          <w:rStyle w:val="Kommentarhenvisning"/>
        </w:rPr>
        <w:annotationRef/>
      </w:r>
      <w:r>
        <w:t>Lave opdateret version til EPJ, når den tid kommer?</w:t>
      </w:r>
    </w:p>
  </w:comment>
  <w:comment w:initials="MJ" w:author="Morten Jensen" w:date="2022-01-26T10:45:00Z" w:id="22">
    <w:p w:rsidR="00F07CE3" w:rsidRDefault="00F07CE3" w14:paraId="2C72E17A" w14:textId="37AB4D62">
      <w:pPr>
        <w:pStyle w:val="Kommentartekst"/>
      </w:pPr>
      <w:r>
        <w:rPr>
          <w:rStyle w:val="Kommentarhenvisning"/>
        </w:rPr>
        <w:annotationRef/>
      </w:r>
      <w:r>
        <w:t>Opdater link</w:t>
      </w:r>
    </w:p>
  </w:comment>
  <w:comment w:initials="OBJ" w:author="Ole Bak Jensen" w:date="2022-03-15T10:12:00Z" w:id="23">
    <w:p w:rsidR="00C9107F" w:rsidRDefault="00C9107F" w14:paraId="50D57DD8" w14:textId="7A179376">
      <w:pPr>
        <w:pStyle w:val="Kommentartekst"/>
      </w:pPr>
      <w:r>
        <w:rPr>
          <w:rStyle w:val="Kommentarhenvisning"/>
        </w:rPr>
        <w:annotationRef/>
      </w:r>
      <w:r>
        <w:t xml:space="preserve">Jeg tror der skal henvises til det sted, hvor dokumentationen ligger. I øjeblikket er dette her: </w:t>
      </w:r>
      <w:hyperlink w:history="1" r:id="rId1">
        <w:r w:rsidRPr="00464C8A">
          <w:rPr>
            <w:rStyle w:val="Hyperlink"/>
          </w:rPr>
          <w:t>https://www.nspop.dk/display/public/web/Bivirkningsindberetning+%28BivWS%29+-+Leverancebeskrivelse</w:t>
        </w:r>
      </w:hyperlink>
      <w:r>
        <w:br/>
      </w:r>
      <w:r>
        <w:t>Jeg har indsat dette link indtil videre</w:t>
      </w:r>
    </w:p>
  </w:comment>
  <w:comment w:initials="MJ" w:author="Morten Jensen" w:date="2022-01-26T10:45:00Z" w:id="26">
    <w:p w:rsidR="00F07CE3" w:rsidRDefault="00F07CE3" w14:paraId="27CDFA13" w14:textId="77777777">
      <w:pPr>
        <w:pStyle w:val="Kommentartekst"/>
      </w:pPr>
      <w:r>
        <w:rPr>
          <w:rStyle w:val="Kommentarhenvisning"/>
        </w:rPr>
        <w:annotationRef/>
      </w:r>
      <w:r>
        <w:t xml:space="preserve">Opdateres jf. Endelig dokumentationspakke. </w:t>
      </w:r>
    </w:p>
    <w:p w:rsidR="00F07CE3" w:rsidRDefault="00F07CE3" w14:paraId="41C472DB" w14:textId="095CEBCF">
      <w:pPr>
        <w:pStyle w:val="Kommentartekst"/>
      </w:pPr>
      <w:r>
        <w:t>Trifork: Det skal i den forbindelse overvejes, om og i så fald hvordan vi ønsker at referere til felter mm. fra dette dokument.</w:t>
      </w:r>
    </w:p>
  </w:comment>
  <w:comment w:initials="SFP" w:author="Stine Falk Petersen" w:date="2022-02-09T13:13:00Z" w:id="27">
    <w:p w:rsidR="00F07CE3" w:rsidRDefault="00F07CE3" w14:paraId="22D9BE83" w14:textId="54D7D16C">
      <w:pPr>
        <w:pStyle w:val="Kommentartekst"/>
      </w:pPr>
      <w:r>
        <w:rPr>
          <w:rStyle w:val="Kommentarhenvisning"/>
        </w:rPr>
        <w:annotationRef/>
      </w:r>
      <w:r>
        <w:t>Gennemgående i hele dokumentet</w:t>
      </w:r>
    </w:p>
  </w:comment>
  <w:comment w:initials="RM" w:author="Rikke Grøngaard Madsbjerg" w:date="2022-03-03T09:34:00Z" w:id="28">
    <w:p w:rsidR="00F07CE3" w:rsidRDefault="00F07CE3" w14:paraId="1B6A98CD" w14:textId="7AFAE526">
      <w:r w:rsidRPr="009B1FA2">
        <w:t>Vi skal opdatere henvisningen gennemgående i dokumentet.</w:t>
      </w:r>
      <w:r w:rsidRPr="009B1FA2">
        <w:annotationRef/>
      </w:r>
      <w:r w:rsidRPr="009B1FA2">
        <w:t xml:space="preserve"> Navngivning er afgørende samt placering af docs.</w:t>
      </w:r>
      <w:r>
        <w:t xml:space="preserve"> </w:t>
      </w:r>
    </w:p>
  </w:comment>
  <w:comment w:initials="MJ" w:author="Morten Jensen" w:date="2022-01-26T10:49:00Z" w:id="32">
    <w:p w:rsidR="00F07CE3" w:rsidRDefault="00F07CE3" w14:paraId="144D648B" w14:textId="63D299B1">
      <w:pPr>
        <w:pStyle w:val="Kommentartekst"/>
      </w:pPr>
      <w:r>
        <w:rPr>
          <w:rStyle w:val="Kommentarhenvisning"/>
        </w:rPr>
        <w:annotationRef/>
      </w:r>
      <w:r>
        <w:t>Hvad gør vi overfor EPJ-systemer? Kan vi godt bevare dette tekst, da EPJ-systemer sådan set også har mulighed for at hente FMK- og DDV-data, omend de også har egen medicindata i systemet?</w:t>
      </w:r>
    </w:p>
  </w:comment>
  <w:comment w:initials="MJ" w:author="Morten Jensen" w:date="2022-01-27T11:45:00Z" w:id="33">
    <w:p w:rsidR="00F07CE3" w:rsidRDefault="00F07CE3" w14:paraId="3CAA144F" w14:textId="42367248">
      <w:pPr>
        <w:pStyle w:val="Kommentartekst"/>
      </w:pPr>
      <w:r>
        <w:rPr>
          <w:rStyle w:val="Kommentarhenvisning"/>
        </w:rPr>
        <w:annotationRef/>
      </w:r>
      <w:r>
        <w:t>I forhold til EPJ-systemer skal vi nok ikke lade os hæmme af at finde på løsninger til alle de steder, hvor der kunne være et behov. Fokus lige nu er at få færdiggjort implementeringsguiden (og resten af dokumentationen) til LPS-integrationerne. Næste trin vil blive at præsentere dokumentationen for EPJ-udviklerne og gå i dialog, hvilket kan føre til behov for tilpasninger af dokumentation og eventuelt servicen.</w:t>
      </w:r>
    </w:p>
  </w:comment>
  <w:comment w:initials="RG" w:author="Rikke Gr�ngaard" w:date="2022-03-03T09:38:00Z" w:id="34">
    <w:p w:rsidR="00F07CE3" w:rsidRDefault="00F07CE3" w14:paraId="52272035" w14:textId="2C0D9B13">
      <w:pPr>
        <w:pStyle w:val="Kommentartekst"/>
      </w:pPr>
      <w:r w:rsidRPr="00C95786">
        <w:rPr>
          <w:rStyle w:val="Kommentarhenvisning"/>
          <w:highlight w:val="yellow"/>
        </w:rPr>
        <w:annotationRef/>
      </w:r>
      <w:r w:rsidRPr="009B1FA2">
        <w:t>Mit forslag vil være at udelade fokus på EPJ, som du også skriver Morten – de løser det via eget system nu og så må vi senere gå i dialog med regionerne.</w:t>
      </w:r>
      <w:r>
        <w:t xml:space="preserve"> </w:t>
      </w:r>
    </w:p>
  </w:comment>
  <w:comment w:initials="OBJ" w:author="Ole Bak Jensen" w:date="2022-03-15T10:19:00Z" w:id="35">
    <w:p w:rsidR="00DE48E8" w:rsidRDefault="00DE48E8" w14:paraId="2245443E" w14:textId="5340A413">
      <w:pPr>
        <w:pStyle w:val="Kommentartekst"/>
      </w:pPr>
      <w:r>
        <w:rPr>
          <w:rStyle w:val="Kommentarhenvisning"/>
        </w:rPr>
        <w:annotationRef/>
      </w:r>
      <w:r>
        <w:t>Umiddelbart vil jeg mene at det der står nu er rigtigt nok for både LPS og EPJ.</w:t>
      </w:r>
    </w:p>
  </w:comment>
  <w:comment w:initials="MJ" w:author="Morten Jensen" w:date="2022-01-26T10:54:00Z" w:id="39">
    <w:p w:rsidR="00F07CE3" w:rsidRDefault="00F07CE3" w14:paraId="241F52EA" w14:textId="4709E535">
      <w:pPr>
        <w:pStyle w:val="Kommentartekst"/>
      </w:pPr>
      <w:r>
        <w:rPr>
          <w:rStyle w:val="Kommentarhenvisning"/>
        </w:rPr>
        <w:annotationRef/>
      </w:r>
      <w:r>
        <w:t>Opdateres jf. Endelig dokumentation.</w:t>
      </w:r>
    </w:p>
  </w:comment>
  <w:comment w:initials="RG" w:author="Rikke Gr�ngaard" w:date="2022-03-03T10:11:00Z" w:id="40">
    <w:p w:rsidR="00F07CE3" w:rsidRDefault="00F07CE3" w14:paraId="10A8AE46" w14:textId="1372E737">
      <w:pPr>
        <w:pStyle w:val="Kommentartekst"/>
      </w:pPr>
      <w:r>
        <w:rPr>
          <w:rStyle w:val="Kommentarhenvisning"/>
        </w:rPr>
        <w:annotationRef/>
      </w:r>
      <w:r w:rsidRPr="009B1FA2">
        <w:t>Afventer navngivning af certificeringstest og skal opdateres herefter</w:t>
      </w:r>
    </w:p>
  </w:comment>
  <w:comment w:initials="MJ" w:author="Morten Jensen" w:date="2022-01-26T10:55:00Z" w:id="44">
    <w:p w:rsidR="00F07CE3" w:rsidRDefault="00F07CE3" w14:paraId="61AB02FC" w14:textId="53A96F5C">
      <w:pPr>
        <w:pStyle w:val="Kommentartekst"/>
      </w:pPr>
      <w:r>
        <w:rPr>
          <w:rStyle w:val="Kommentarhenvisning"/>
        </w:rPr>
        <w:annotationRef/>
      </w:r>
      <w:r>
        <w:t>Opdater fodnote til E2B-R3</w:t>
      </w:r>
    </w:p>
  </w:comment>
  <w:comment w:initials="SFP" w:author="Stine Falk Petersen" w:date="2022-02-08T12:21:00Z" w:id="45">
    <w:p w:rsidR="00F07CE3" w:rsidRDefault="00F07CE3" w14:paraId="50DE8907" w14:textId="40A1ECF3">
      <w:pPr>
        <w:pStyle w:val="Kommentartekst"/>
      </w:pPr>
      <w:r>
        <w:rPr>
          <w:rStyle w:val="Kommentarhenvisning"/>
        </w:rPr>
        <w:annotationRef/>
      </w:r>
      <w:r>
        <w:t xml:space="preserve">Vi anvender et enkelt EU-felt (G.k.2.2.EU.4). Skal der også linkes til EMA guideline? Eller er det for nørdet? Det er det nok </w:t>
      </w:r>
      <w:r>
        <w:rPr>
          <mc:AlternateContent>
            <mc:Choice Requires="w16se"/>
            <mc:Fallback>
              <w:rFonts w:ascii="Segoe UI Emoji" w:hAnsi="Segoe UI Emoji" w:eastAsia="Segoe UI Emoji" w:cs="Segoe UI Emoji"/>
            </mc:Fallback>
          </mc:AlternateContent>
        </w:rPr>
        <mc:AlternateContent>
          <mc:Choice Requires="w16se">
            <w16se:symEx w16se:font="Segoe UI Emoji" w16se:char="1F60A"/>
          </mc:Choice>
          <mc:Fallback>
            <w:t>😊</w:t>
          </mc:Fallback>
        </mc:AlternateContent>
      </w:r>
      <w:r>
        <w:t xml:space="preserve">  </w:t>
      </w:r>
    </w:p>
  </w:comment>
  <w:comment w:initials="SFP" w:author="Stine Falk Petersen" w:date="2022-02-09T13:14:00Z" w:id="46">
    <w:p w:rsidR="00F07CE3" w:rsidRDefault="00F07CE3" w14:paraId="7689EFED" w14:textId="695101B6">
      <w:pPr>
        <w:pStyle w:val="Kommentartekst"/>
      </w:pPr>
      <w:r>
        <w:rPr>
          <w:rStyle w:val="Kommentarhenvisning"/>
        </w:rPr>
        <w:annotationRef/>
      </w:r>
      <w:r>
        <w:t>Trifork: Giver det overhovedet mening at have denne reference for integratorerne? Vi afviger jo bevidst fra den i visse situationer.</w:t>
      </w:r>
    </w:p>
  </w:comment>
  <w:comment w:initials="OBJ" w:author="Ole Bak Jensen" w:date="2022-03-15T10:24:00Z" w:id="47">
    <w:p w:rsidR="00DE48E8" w:rsidRDefault="00DE48E8" w14:paraId="4B6ACAE0" w14:textId="4FC4E72A">
      <w:pPr>
        <w:pStyle w:val="Kommentartekst"/>
      </w:pPr>
      <w:r>
        <w:rPr>
          <w:rStyle w:val="Kommentarhenvisning"/>
        </w:rPr>
        <w:annotationRef/>
      </w:r>
      <w:r>
        <w:t xml:space="preserve">Jeg vil mene, at dette afsnit </w:t>
      </w:r>
      <w:r w:rsidR="00F33A69">
        <w:t xml:space="preserve">er beregnet på at </w:t>
      </w:r>
      <w:r>
        <w:t>give noget baggrundsinformation</w:t>
      </w:r>
      <w:r w:rsidR="00F33A69">
        <w:t xml:space="preserve"> til interesserede</w:t>
      </w:r>
      <w:r>
        <w:t xml:space="preserve">, og </w:t>
      </w:r>
      <w:r w:rsidR="00F33A69">
        <w:t xml:space="preserve">set i det lys </w:t>
      </w:r>
      <w:r>
        <w:t xml:space="preserve">giver </w:t>
      </w:r>
      <w:r w:rsidR="00F33A69">
        <w:t xml:space="preserve">det </w:t>
      </w:r>
      <w:r w:rsidR="009E0AE1">
        <w:t xml:space="preserve">jo </w:t>
      </w:r>
      <w:r>
        <w:t>fint mening at nævne, at de</w:t>
      </w:r>
      <w:r w:rsidR="009E0AE1">
        <w:t>n</w:t>
      </w:r>
      <w:r>
        <w:t xml:space="preserve"> bagved</w:t>
      </w:r>
      <w:r w:rsidR="009E0AE1">
        <w:t xml:space="preserve">liggende dataudveksling nu er baseret på </w:t>
      </w:r>
      <w:r>
        <w:t>E2B R3 standard</w:t>
      </w:r>
      <w:r w:rsidR="009E0AE1">
        <w:t>en</w:t>
      </w:r>
      <w:r>
        <w:t xml:space="preserve">. Men udover dette bliver integratorerne jo ikke længere ramt direkte af detaljer </w:t>
      </w:r>
      <w:r w:rsidR="009E0AE1">
        <w:t xml:space="preserve">fra </w:t>
      </w:r>
      <w:r>
        <w:t>standarden.</w:t>
      </w:r>
    </w:p>
  </w:comment>
  <w:comment w:initials="MJ" w:author="Morten Jensen" w:date="2022-01-26T13:23:00Z" w:id="91">
    <w:p w:rsidR="00F07CE3" w:rsidRDefault="00F07CE3" w14:paraId="3E22ACA9" w14:textId="5710BB53">
      <w:pPr>
        <w:pStyle w:val="Kommentartekst"/>
      </w:pPr>
      <w:r>
        <w:rPr>
          <w:rStyle w:val="Kommentarhenvisning"/>
        </w:rPr>
        <w:annotationRef/>
      </w:r>
      <w:r>
        <w:t>Opdateres jf. Endelig dokumentation og tilpasses i hele dokumentet.</w:t>
      </w:r>
    </w:p>
    <w:p w:rsidR="00F07CE3" w:rsidRDefault="00F07CE3" w14:paraId="765B2A21" w14:textId="77777777">
      <w:pPr>
        <w:pStyle w:val="Kommentartekst"/>
      </w:pPr>
      <w:r>
        <w:t>Trifork: Det skal overvejes, om og i så fald hvordan vi ønsker at referere til felter mm. fra dette dokument.</w:t>
      </w:r>
    </w:p>
    <w:p w:rsidR="00F07CE3" w:rsidRDefault="00F07CE3" w14:paraId="5DC0B950" w14:textId="7144C58A">
      <w:pPr>
        <w:pStyle w:val="Kommentartekst"/>
      </w:pPr>
    </w:p>
  </w:comment>
  <w:comment w:initials="RG" w:author="Rikke Gr�ngaard" w:date="2022-03-03T15:18:00Z" w:id="103">
    <w:p w:rsidR="00F07CE3" w:rsidRDefault="00F07CE3" w14:paraId="4D43F10A" w14:textId="0DFA3B11">
      <w:pPr>
        <w:pStyle w:val="Kommentartekst"/>
      </w:pPr>
      <w:r>
        <w:rPr>
          <w:rStyle w:val="Kommentarhenvisning"/>
        </w:rPr>
        <w:annotationRef/>
      </w:r>
      <w:r>
        <w:t xml:space="preserve">@Stine: Er det meningen at hele sætningen skal slettes? Skal sætningen lyde: Det skal desuden være muligt for klinikeren at registrere en bivirkning på eksempelvis et håndkøbslægemiddel eller naturlægemiddel.   </w:t>
      </w:r>
    </w:p>
  </w:comment>
  <w:comment w:initials="SFP" w:author="Stine Falk Petersen" w:date="2022-02-09T13:18:00Z" w:id="105">
    <w:p w:rsidR="00F07CE3" w:rsidRDefault="00F07CE3" w14:paraId="63BB9CB9" w14:textId="7B30FCAA">
      <w:pPr>
        <w:pStyle w:val="Kommentartekst"/>
      </w:pPr>
      <w:r>
        <w:rPr>
          <w:rStyle w:val="Kommentarhenvisning"/>
        </w:rPr>
        <w:annotationRef/>
      </w:r>
      <w:r>
        <w:t>Mangler noget af sætningen.</w:t>
      </w:r>
    </w:p>
  </w:comment>
  <w:comment w:initials="MJ" w:author="Morten Jensen" w:date="2022-01-27T12:42:00Z" w:id="118">
    <w:p w:rsidR="00F07CE3" w:rsidRDefault="00F07CE3" w14:paraId="5FE86A17" w14:textId="50379F8F">
      <w:pPr>
        <w:pStyle w:val="Kommentartekst"/>
      </w:pPr>
      <w:r>
        <w:rPr>
          <w:rStyle w:val="Kommentarhenvisning"/>
        </w:rPr>
        <w:annotationRef/>
      </w:r>
      <w:r>
        <w:t>Ensret med endelig løsning. Kommentaren om køn er vel fin, men det skal beskrives korrekt i forhold til E-CPR.</w:t>
      </w:r>
    </w:p>
  </w:comment>
  <w:comment w:initials="SFP" w:author="Stine Falk Petersen" w:date="2022-02-08T13:27:00Z" w:id="119">
    <w:p w:rsidR="00F07CE3" w:rsidRDefault="00F07CE3" w14:paraId="50EDA689" w14:textId="32CD52DC">
      <w:pPr>
        <w:pStyle w:val="Kommentartekst"/>
      </w:pPr>
      <w:r>
        <w:rPr>
          <w:rStyle w:val="Kommentarhenvisning"/>
        </w:rPr>
        <w:annotationRef/>
      </w:r>
      <w:r>
        <w:t xml:space="preserve">Ønskede vi ikke, at oplysninger om køn overføres fra tilsvarende felt i LPS-systemet? Det er den løsning, vi er kommet frem til med Trifork på mødet d. 12. </w:t>
      </w:r>
      <w:proofErr w:type="gramStart"/>
      <w:r>
        <w:t>Januar</w:t>
      </w:r>
      <w:proofErr w:type="gramEnd"/>
      <w:r>
        <w:t xml:space="preserve"> og det, vi har lagt op til i ledelsesgodkendelsen.</w:t>
      </w:r>
    </w:p>
  </w:comment>
  <w:comment w:initials="OBJ" w:author="Ole Bak Jensen" w:date="2022-03-14T17:18:00Z" w:id="120">
    <w:p w:rsidR="00F07CE3" w:rsidRDefault="00F07CE3" w14:paraId="75EAE476" w14:textId="14937279">
      <w:pPr>
        <w:pStyle w:val="Kommentartekst"/>
      </w:pPr>
      <w:r>
        <w:rPr>
          <w:rStyle w:val="Kommentarhenvisning"/>
        </w:rPr>
        <w:annotationRef/>
      </w:r>
      <w:r>
        <w:t>Jeg har tjekket og rettet til</w:t>
      </w:r>
    </w:p>
  </w:comment>
  <w:comment w:initials="MJ" w:author="Morten Jensen" w:date="2022-01-27T12:44:00Z" w:id="237">
    <w:p w:rsidR="00F07CE3" w:rsidRDefault="00F07CE3" w14:paraId="00F112CF" w14:textId="7770A04A">
      <w:pPr>
        <w:pStyle w:val="Kommentartekst"/>
      </w:pPr>
      <w:r>
        <w:rPr>
          <w:rStyle w:val="Kommentarhenvisning"/>
        </w:rPr>
        <w:annotationRef/>
      </w:r>
      <w:r>
        <w:t>Trifork: Skal der gøres mere ud af dette i dokumentationen? Det handler jo om brugerstyring i systemerne. Kan dette testes i certificeringen, eller kræver det sager fra et LPS i produktion, for at kunne testes?</w:t>
      </w:r>
    </w:p>
  </w:comment>
  <w:comment w:initials="RG" w:author="Rikke Gr�ngaard" w:date="2022-03-03T15:30:00Z" w:id="238">
    <w:p w:rsidR="00F07CE3" w:rsidRDefault="00F07CE3" w14:paraId="42295BBE" w14:textId="7CAD2C08">
      <w:pPr>
        <w:pStyle w:val="Kommentartekst"/>
      </w:pPr>
      <w:r>
        <w:rPr>
          <w:rStyle w:val="Kommentarhenvisning"/>
        </w:rPr>
        <w:annotationRef/>
      </w:r>
      <w:r>
        <w:t xml:space="preserve">Jeg vil ikke mene at der skal stå mere end det her. Det er noget LPS systemerne håndterer i mange andre situationer og vi har en certificeringstest som omhandler indberetning fra en bemyndiget. </w:t>
      </w:r>
    </w:p>
  </w:comment>
  <w:comment w:initials="RG" w:author="Rikke Gr�ngaard" w:date="2022-03-04T10:09:00Z" w:id="244">
    <w:p w:rsidR="00F07CE3" w:rsidRDefault="00F07CE3" w14:paraId="42615163" w14:textId="72541345">
      <w:pPr>
        <w:pStyle w:val="Kommentartekst"/>
      </w:pPr>
      <w:r>
        <w:rPr>
          <w:rStyle w:val="Kommentarhenvisning"/>
        </w:rPr>
        <w:annotationRef/>
      </w:r>
      <w:r w:rsidRPr="00685A26">
        <w:rPr>
          <w:highlight w:val="green"/>
        </w:rPr>
        <w:t>@Ole: Er det rigtigt?</w:t>
      </w:r>
    </w:p>
  </w:comment>
  <w:comment w:initials="OBJ" w:author="Ole Bak Jensen" w:date="2022-03-14T17:14:00Z" w:id="245">
    <w:p w:rsidR="00F07CE3" w:rsidRDefault="00F07CE3" w14:paraId="09C6EEF2" w14:textId="2229F440">
      <w:pPr>
        <w:pStyle w:val="Kommentartekst"/>
      </w:pPr>
      <w:r>
        <w:rPr>
          <w:rStyle w:val="Kommentarhenvisning"/>
        </w:rPr>
        <w:annotationRef/>
      </w:r>
      <w:r>
        <w:t xml:space="preserve">Ja, bortset fra autorisations ID, den indberetter man </w:t>
      </w:r>
      <w:proofErr w:type="spellStart"/>
      <w:proofErr w:type="gramStart"/>
      <w:r>
        <w:t>ikke.Den</w:t>
      </w:r>
      <w:proofErr w:type="spellEnd"/>
      <w:proofErr w:type="gramEnd"/>
      <w:r>
        <w:t xml:space="preserve"> står jo heller </w:t>
      </w:r>
      <w:proofErr w:type="spellStart"/>
      <w:r>
        <w:t>ikkeblandt</w:t>
      </w:r>
      <w:proofErr w:type="spellEnd"/>
      <w:r>
        <w:t xml:space="preserve"> de </w:t>
      </w:r>
      <w:proofErr w:type="spellStart"/>
      <w:r>
        <w:t>bullets</w:t>
      </w:r>
      <w:proofErr w:type="spellEnd"/>
      <w:r>
        <w:t>, der er listet ovenfor.</w:t>
      </w:r>
    </w:p>
  </w:comment>
  <w:comment w:initials="RG" w:author="Rikke Gr�ngaard" w:date="2022-03-04T10:37:00Z" w:id="257">
    <w:p w:rsidR="00F07CE3" w:rsidRDefault="00F07CE3" w14:paraId="72FA90D9" w14:textId="6BD1CB2C">
      <w:pPr>
        <w:pStyle w:val="Kommentartekst"/>
      </w:pPr>
      <w:r>
        <w:rPr>
          <w:rStyle w:val="Kommentarhenvisning"/>
        </w:rPr>
        <w:annotationRef/>
      </w:r>
      <w:r>
        <w:rPr>
          <w:rFonts w:ascii="Calibri" w:hAnsi="Calibri" w:eastAsia="Times New Roman" w:cs="Calibri"/>
          <w:color w:val="000000"/>
          <w:lang w:val="da-DK"/>
        </w:rPr>
        <w:t>Indsæt henvisning til snitfalde</w:t>
      </w:r>
    </w:p>
  </w:comment>
  <w:comment w:initials="SFP" w:author="Stine Falk Petersen" w:date="2022-02-08T13:56:00Z" w:id="261">
    <w:p w:rsidR="00F07CE3" w:rsidRDefault="00F07CE3" w14:paraId="702244A7" w14:textId="6E7BCFC7">
      <w:pPr>
        <w:pStyle w:val="Kommentartekst"/>
      </w:pPr>
      <w:r>
        <w:rPr>
          <w:rStyle w:val="Kommentarhenvisning"/>
        </w:rPr>
        <w:annotationRef/>
      </w:r>
      <w:r>
        <w:t xml:space="preserve">BIV ønsker en flagning/tydeliggørelse af, at der kun bør tilføjes én bivirkning pr felt (de oplever, at lægerne først bliver opmærksomme på muligheden for at tilføje flere bivirkninger, når de allerede har tilføjet dem samlet i ét felt). Eksempelvis </w:t>
      </w:r>
      <w:proofErr w:type="gramStart"/>
      <w:r>
        <w:t>kalde</w:t>
      </w:r>
      <w:proofErr w:type="gramEnd"/>
      <w:r>
        <w:t xml:space="preserve"> feltet Bivirkning – én bivirkning pr. felt eller lignende.</w:t>
      </w:r>
    </w:p>
  </w:comment>
  <w:comment w:initials="MJ" w:author="Morten Jensen" w:date="2022-01-27T12:55:00Z" w:id="272">
    <w:p w:rsidR="00F07CE3" w:rsidRDefault="00F07CE3" w14:paraId="703F4F27" w14:textId="77C9044C">
      <w:pPr>
        <w:pStyle w:val="Kommentartekst"/>
      </w:pPr>
      <w:r>
        <w:rPr>
          <w:rStyle w:val="Kommentarhenvisning"/>
        </w:rPr>
        <w:annotationRef/>
      </w:r>
      <w:r>
        <w:t xml:space="preserve">Trifork: Er denne information ikke ligegyldig for indberetter, når vi ikke tilbyder </w:t>
      </w:r>
      <w:proofErr w:type="spellStart"/>
      <w:r>
        <w:t>MedDRA</w:t>
      </w:r>
      <w:proofErr w:type="spellEnd"/>
      <w:r>
        <w:t xml:space="preserve"> opslag?</w:t>
      </w:r>
    </w:p>
  </w:comment>
  <w:comment w:initials="OBJ" w:author="Ole Bak Jensen" w:date="2022-03-15T11:05:00Z" w:id="273">
    <w:p w:rsidR="009E0AE1" w:rsidRDefault="009E0AE1" w14:paraId="3402744A" w14:textId="7824DEBF">
      <w:pPr>
        <w:pStyle w:val="Kommentartekst"/>
      </w:pPr>
      <w:r>
        <w:rPr>
          <w:rStyle w:val="Kommentarhenvisning"/>
        </w:rPr>
        <w:annotationRef/>
      </w:r>
      <w:r>
        <w:t xml:space="preserve">De behøver ikke at vide at det er </w:t>
      </w:r>
      <w:proofErr w:type="spellStart"/>
      <w:r>
        <w:t>MedDRA</w:t>
      </w:r>
      <w:proofErr w:type="spellEnd"/>
      <w:r>
        <w:t>, der kodes med, men pointen om kort og præcis synes jeg er vigtig</w:t>
      </w:r>
    </w:p>
  </w:comment>
  <w:comment w:initials="MJ" w:author="Morten Jensen" w:date="2022-01-27T12:53:00Z" w:id="305">
    <w:p w:rsidR="00F07CE3" w:rsidRDefault="00F07CE3" w14:paraId="4F59273E" w14:textId="3F1BBA27">
      <w:pPr>
        <w:pStyle w:val="Kommentartekst"/>
      </w:pPr>
      <w:r>
        <w:rPr>
          <w:rStyle w:val="Kommentarhenvisning"/>
        </w:rPr>
        <w:annotationRef/>
      </w:r>
      <w:r>
        <w:t xml:space="preserve">Trifork: Ved i, hvad der kunne menes med denne sætning? Skal vi ikke bare foreslå, at det gøres med opslag i patientens diagnoser? Hvordan skulle det ellers gøres, hvis ikke via </w:t>
      </w:r>
      <w:proofErr w:type="spellStart"/>
      <w:r>
        <w:t>MedDRA</w:t>
      </w:r>
      <w:proofErr w:type="spellEnd"/>
      <w:r>
        <w:t xml:space="preserve"> (hvilket vi ikke indbygger for nu).</w:t>
      </w:r>
    </w:p>
  </w:comment>
  <w:comment w:initials="SFP" w:author="Stine Falk Petersen" w:date="2022-02-09T14:11:00Z" w:id="306">
    <w:p w:rsidR="00F07CE3" w:rsidRDefault="00F07CE3" w14:paraId="3BAE2DAA" w14:textId="77777777">
      <w:pPr>
        <w:pStyle w:val="Kommentartekst"/>
      </w:pPr>
      <w:r>
        <w:rPr>
          <w:rStyle w:val="Kommentarhenvisning"/>
        </w:rPr>
        <w:annotationRef/>
      </w:r>
      <w:r>
        <w:t xml:space="preserve">Sætning for vag – enten konkret </w:t>
      </w:r>
      <w:proofErr w:type="gramStart"/>
      <w:r>
        <w:t>beskrive</w:t>
      </w:r>
      <w:proofErr w:type="gramEnd"/>
      <w:r>
        <w:t xml:space="preserve"> muligheder som fx SNOMED, ellers undlade sætningen. </w:t>
      </w:r>
    </w:p>
    <w:p w:rsidR="00F07CE3" w:rsidRDefault="00F07CE3" w14:paraId="72371568" w14:textId="17BCA90E">
      <w:pPr>
        <w:pStyle w:val="Kommentartekst"/>
      </w:pPr>
      <w:r>
        <w:t>Trifork: Er SNOMED mm. relevant/reelt noget, LPS-integratorerne vil overveje at integrere i deres løsning?</w:t>
      </w:r>
    </w:p>
  </w:comment>
  <w:comment w:initials="OBJ" w:author="Ole Bak Jensen" w:date="2022-03-15T11:07:00Z" w:id="307">
    <w:p w:rsidR="009E0AE1" w:rsidRDefault="009E0AE1" w14:paraId="6139F70E" w14:textId="46A83154">
      <w:pPr>
        <w:pStyle w:val="Kommentartekst"/>
      </w:pPr>
      <w:r>
        <w:rPr>
          <w:rStyle w:val="Kommentarhenvisning"/>
        </w:rPr>
        <w:annotationRef/>
      </w:r>
      <w:r>
        <w:t>Jeg tvivler på at LPS leverandørerne bruger SNOMED. Så vidt jeg ved anvender man i primærsektoren ICPC-2 koder. SNOMED bruges i nogle af EPJ systemerne.</w:t>
      </w:r>
      <w:r>
        <w:br/>
      </w:r>
      <w:r>
        <w:t>Men ellers vil jeg da mene, at det må være Lægemiddelstyrelsen der bedst ved, hvad de vil have ind?</w:t>
      </w:r>
    </w:p>
  </w:comment>
  <w:comment w:initials="MJ" w:author="Morten Jensen" w:date="2022-01-26T13:37:00Z" w:id="318">
    <w:p w:rsidR="00F07CE3" w:rsidRDefault="00F07CE3" w14:paraId="74CCFF10" w14:textId="2145603E">
      <w:pPr>
        <w:pStyle w:val="Kommentartekst"/>
      </w:pPr>
      <w:r>
        <w:rPr>
          <w:rStyle w:val="Kommentarhenvisning"/>
        </w:rPr>
        <w:annotationRef/>
      </w:r>
      <w:r>
        <w:t>Trifork: Skal vi inkludere denne type kommentarer om valideringer i dette dokument? Eller tænker vi, at de jo er dækket af fejl.html dokumentet, og derfor ikke behøver nævnes her?</w:t>
      </w:r>
    </w:p>
  </w:comment>
  <w:comment w:initials="SFP" w:author="Stine Falk Petersen" w:date="2022-02-09T14:18:00Z" w:id="319">
    <w:p w:rsidR="00F07CE3" w:rsidRDefault="00F07CE3" w14:paraId="7CC0B630" w14:textId="56DFE230">
      <w:pPr>
        <w:pStyle w:val="Kommentartekst"/>
      </w:pPr>
      <w:r>
        <w:rPr>
          <w:rStyle w:val="Kommentarhenvisning"/>
        </w:rPr>
        <w:annotationRef/>
      </w:r>
      <w:r>
        <w:t xml:space="preserve"> Kan der være særtilfælde, hvor det er relevant at inkludere i både validationerrors.html og her?</w:t>
      </w:r>
    </w:p>
  </w:comment>
  <w:comment w:initials="RG" w:author="Rikke Gr�ngaard" w:date="2022-03-04T10:38:00Z" w:id="320">
    <w:p w:rsidR="00F07CE3" w:rsidRDefault="00F07CE3" w14:paraId="6E5CB1DD" w14:textId="0D97F036">
      <w:pPr>
        <w:pStyle w:val="Kommentartekst"/>
      </w:pPr>
      <w:r>
        <w:rPr>
          <w:rStyle w:val="Kommentarhenvisning"/>
        </w:rPr>
        <w:annotationRef/>
      </w:r>
      <w:r>
        <w:t xml:space="preserve">Jeg vil mene at det er overflødig information her. Jeg ville i stedet henvise til snitfalden for uddybende information. Jeg ville slette dette afsnit og blot nøjes med at skrive at feltet ikke må være automatisk udfyldt. </w:t>
      </w:r>
    </w:p>
  </w:comment>
  <w:comment w:initials="RG" w:author="Rikke Gr�ngaard" w:date="2022-03-04T10:53:00Z" w:id="348">
    <w:p w:rsidR="00F07CE3" w:rsidRDefault="00F07CE3" w14:paraId="262D5D7C" w14:textId="4C325F23">
      <w:pPr>
        <w:pStyle w:val="Kommentartekst"/>
      </w:pPr>
      <w:r>
        <w:rPr>
          <w:rStyle w:val="Kommentarhenvisning"/>
        </w:rPr>
        <w:annotationRef/>
      </w:r>
      <w:r>
        <w:t>Jeg forstår simpelt hen ikke sætningen. Tror den vil skabe forvirring hos brugeren – kan det gøres mere skarpt??</w:t>
      </w:r>
    </w:p>
  </w:comment>
  <w:comment w:initials="MJ" w:author="Morten Jensen" w:date="2022-01-27T13:01:00Z" w:id="381">
    <w:p w:rsidR="00F07CE3" w:rsidRDefault="00F07CE3" w14:paraId="68A87943" w14:textId="1CBC4BFD">
      <w:pPr>
        <w:pStyle w:val="Kommentartekst"/>
      </w:pPr>
      <w:r>
        <w:rPr>
          <w:rStyle w:val="Kommentarhenvisning"/>
        </w:rPr>
        <w:annotationRef/>
      </w:r>
      <w:r>
        <w:t>Trifork: er dette afsnit inklusive kodestumper til kaldene stadig relevant og tidssvarende?</w:t>
      </w:r>
    </w:p>
  </w:comment>
  <w:comment w:initials="OBJ" w:author="Ole Bak Jensen" w:date="2022-03-15T11:12:00Z" w:id="382">
    <w:p w:rsidR="003B22D3" w:rsidRDefault="003B22D3" w14:paraId="37060F84" w14:textId="12D9BDDE">
      <w:pPr>
        <w:pStyle w:val="Kommentartekst"/>
      </w:pPr>
      <w:r>
        <w:rPr>
          <w:rStyle w:val="Kommentarhenvisning"/>
        </w:rPr>
        <w:annotationRef/>
      </w:r>
      <w:r>
        <w:t xml:space="preserve">Ja, det er fortsat rigtigt. </w:t>
      </w:r>
      <w:proofErr w:type="spellStart"/>
      <w:r>
        <w:t>FMK’s</w:t>
      </w:r>
      <w:proofErr w:type="spellEnd"/>
      <w:r>
        <w:t xml:space="preserve"> snitflade er beskrevet her: </w:t>
      </w:r>
      <w:hyperlink w:history="1" r:id="rId2">
        <w:r w:rsidRPr="00464C8A">
          <w:rPr>
            <w:rStyle w:val="Hyperlink"/>
          </w:rPr>
          <w:t>https://wiki.fmk-teknik.dk/doku.php?id=fmk:1.4.4:hent_medicinkort</w:t>
        </w:r>
      </w:hyperlink>
      <w:r>
        <w:t xml:space="preserve">, og </w:t>
      </w:r>
      <w:proofErr w:type="spellStart"/>
      <w:r>
        <w:t>DDV’s</w:t>
      </w:r>
      <w:proofErr w:type="spellEnd"/>
      <w:r>
        <w:t xml:space="preserve"> her: </w:t>
      </w:r>
      <w:hyperlink w:history="1" r:id="rId3">
        <w:r w:rsidRPr="00464C8A">
          <w:rPr>
            <w:rStyle w:val="Hyperlink"/>
          </w:rPr>
          <w:t>https://wiki.fmk-teknik.dk/doku.php?id=fmk:ddv:1.4.0:getvaccinationcard</w:t>
        </w:r>
      </w:hyperlink>
    </w:p>
    <w:p w:rsidR="003B22D3" w:rsidRDefault="003B22D3" w14:paraId="1F67E3FC" w14:textId="66611F99">
      <w:pPr>
        <w:pStyle w:val="Kommentartekst"/>
      </w:pPr>
    </w:p>
  </w:comment>
  <w:comment w:initials="MJ" w:author="Morten Jensen" w:date="2022-01-26T13:44:00Z" w:id="397">
    <w:p w:rsidR="00F07CE3" w:rsidRDefault="00F07CE3" w14:paraId="0038AAF9" w14:textId="77777777">
      <w:pPr>
        <w:pStyle w:val="Kommentartekst"/>
      </w:pPr>
      <w:r>
        <w:rPr>
          <w:rStyle w:val="Kommentarhenvisning"/>
        </w:rPr>
        <w:annotationRef/>
      </w:r>
      <w:r>
        <w:t>Er der faktisk et scenarie med vacciner, hvor vi eventuelt gerne vil høre om vacciner givet efter den mistænkte og efter bivirkningstidspunktet? Jeg tænker her på COVID-indberetningerne. Er der scenarier, hvor det første stik angives som mistænkt, men vi gerne vil høre om efterfølgende vacciner? Og hvordan ønsker vi i øvrigt dette implementeret i webservice? I blanketten kan man jo tilføje flere vacciner under ”andet medicin”. Men hvis man i webservice kun kan tilføje vacciner som samtidig eller historisk, kan der jo komme en begrænsning pga. datoerne, hvis de er fremtidige... men giver det mening at indsamle?</w:t>
      </w:r>
    </w:p>
    <w:p w:rsidR="00F07CE3" w:rsidRDefault="00F07CE3" w14:paraId="4317991D" w14:textId="77777777">
      <w:pPr>
        <w:pStyle w:val="Kommentartekst"/>
      </w:pPr>
    </w:p>
    <w:p w:rsidR="00F07CE3" w:rsidRDefault="00F07CE3" w14:paraId="6FFF77DA" w14:textId="4C061D6D">
      <w:pPr>
        <w:pStyle w:val="Kommentartekst"/>
      </w:pPr>
      <w:r>
        <w:t>Indsamling af vaccinedata skal måske genbesøges ud fra blanketterne? Kan/vil vi gøre noget anderledes i webservice?</w:t>
      </w:r>
    </w:p>
  </w:comment>
  <w:comment w:initials="RG" w:author="Rikke Gr�ngaard" w:date="2022-03-16T14:10:00Z" w:id="398">
    <w:p w:rsidR="003E312C" w:rsidP="0071593E" w:rsidRDefault="003E312C" w14:paraId="649B97FD" w14:textId="17D717DE">
      <w:pPr>
        <w:pStyle w:val="Kommentartekst"/>
      </w:pPr>
      <w:r>
        <w:rPr>
          <w:rStyle w:val="Kommentarhenvisning"/>
        </w:rPr>
        <w:annotationRef/>
      </w:r>
      <w:r>
        <w:t>Rent klinisk kunne det være et scenarie at man ved 2. eller 3. Stik gerne vil vide hvilke vaccinationer af samme type der er gået forud for denne. Eller i scenariet som du selv skriver.</w:t>
      </w:r>
      <w:r w:rsidR="0071593E">
        <w:t xml:space="preserve"> Om det giver mening at indsamle oplysningerne er nok en intern afklaring hos jer. Efterfølgende, hvis I ønsker at gå videre med det, kan vi stille en opgave på hvad der evt. kan laves i webservicen… </w:t>
      </w:r>
    </w:p>
  </w:comment>
  <w:comment w:initials="RG" w:author="Rikke Gr�ngaard" w:date="2022-03-08T15:24:00Z" w:id="401">
    <w:p w:rsidR="00F07CE3" w:rsidRDefault="00F07CE3" w14:paraId="168D7D02" w14:textId="2F7A4CAA">
      <w:pPr>
        <w:pStyle w:val="Kommentartekst"/>
      </w:pPr>
      <w:r>
        <w:rPr>
          <w:rStyle w:val="Kommentarhenvisning"/>
        </w:rPr>
        <w:annotationRef/>
      </w:r>
      <w:r w:rsidRPr="006867A2">
        <w:rPr>
          <w:highlight w:val="green"/>
        </w:rPr>
        <w:t>@Ole – vil du verificere?</w:t>
      </w:r>
    </w:p>
  </w:comment>
  <w:comment w:initials="OBJ" w:author="Ole Bak Jensen" w:date="2022-03-14T17:24:00Z" w:id="402">
    <w:p w:rsidR="00F07CE3" w:rsidRDefault="00F07CE3" w14:paraId="12EFF690" w14:textId="4F7A6C7C">
      <w:pPr>
        <w:pStyle w:val="Kommentartekst"/>
      </w:pPr>
      <w:r>
        <w:rPr>
          <w:rStyle w:val="Kommentarhenvisning"/>
        </w:rPr>
        <w:annotationRef/>
      </w:r>
      <w:r>
        <w:t>Jeg har fjernet punktet ”evt. yderligere beskrivelse”, da det ikke angives i R3 sammenhæng</w:t>
      </w:r>
    </w:p>
  </w:comment>
  <w:comment w:initials="RG" w:author="Rikke Gr�ngaard" w:date="2022-03-08T15:25:00Z" w:id="406">
    <w:p w:rsidR="00F07CE3" w:rsidRDefault="00F07CE3" w14:paraId="064246D6" w14:textId="445F3A7F">
      <w:pPr>
        <w:pStyle w:val="Kommentartekst"/>
      </w:pPr>
      <w:r>
        <w:rPr>
          <w:rStyle w:val="Kommentarhenvisning"/>
        </w:rPr>
        <w:annotationRef/>
      </w:r>
      <w:r>
        <w:t xml:space="preserve">Rettes. </w:t>
      </w:r>
    </w:p>
  </w:comment>
  <w:comment w:initials="OBJ" w:author="Ole Bak Jensen" w:date="2022-03-15T08:40:00Z" w:id="407">
    <w:p w:rsidR="00F07CE3" w:rsidRDefault="00F07CE3" w14:paraId="7E2FE7F8" w14:textId="6F1A51BB">
      <w:pPr>
        <w:pStyle w:val="Kommentartekst"/>
      </w:pPr>
      <w:r>
        <w:rPr>
          <w:rStyle w:val="Kommentarhenvisning"/>
        </w:rPr>
        <w:annotationRef/>
      </w:r>
      <w:r>
        <w:t>Det er rigtigt, fremtidige datoer accepteres ikke. Hvis medicin indberettes, som er planlagt til at ophøre på en fremtidig dato, skal der indberettes blank slutdato.</w:t>
      </w:r>
    </w:p>
  </w:comment>
  <w:comment w:initials="RG" w:author="Rikke Gr�ngaard" w:date="2022-03-08T15:26:00Z" w:id="408">
    <w:p w:rsidR="00F07CE3" w:rsidRDefault="00F07CE3" w14:paraId="0F9A3732" w14:textId="73359002">
      <w:pPr>
        <w:pStyle w:val="Kommentartekst"/>
      </w:pPr>
      <w:r>
        <w:rPr>
          <w:rStyle w:val="Kommentarhenvisning"/>
        </w:rPr>
        <w:annotationRef/>
      </w:r>
      <w:r>
        <w:t>Slettes???</w:t>
      </w:r>
    </w:p>
  </w:comment>
  <w:comment w:initials="OBJ" w:author="Ole Bak Jensen" w:date="2022-03-15T08:43:00Z" w:id="409">
    <w:p w:rsidR="00F07CE3" w:rsidRDefault="00F07CE3" w14:paraId="5FBE7382" w14:textId="038D963F">
      <w:pPr>
        <w:pStyle w:val="Kommentartekst"/>
      </w:pPr>
      <w:r>
        <w:rPr>
          <w:rStyle w:val="Kommentarhenvisning"/>
        </w:rPr>
        <w:annotationRef/>
      </w:r>
      <w:r>
        <w:t xml:space="preserve">Det er måske lovligt specifikt </w:t>
      </w:r>
      <w:proofErr w:type="spellStart"/>
      <w:r>
        <w:t>ihvertfald</w:t>
      </w:r>
      <w:proofErr w:type="spellEnd"/>
      <w:r>
        <w:t>. Det er jo ikke sikkert at der er brugt disse præcise betegnelser i LPS systemet. Man kunne måske nøjes med at skrive at det kan angives under yderligere oplysninger om forløbet.</w:t>
      </w:r>
    </w:p>
  </w:comment>
  <w:comment w:initials="MJ" w:author="Morten Jensen" w:date="2022-01-28T10:21:00Z" w:id="436">
    <w:p w:rsidR="00F07CE3" w:rsidRDefault="00F07CE3" w14:paraId="64D286BD" w14:textId="681E81F5">
      <w:pPr>
        <w:pStyle w:val="Kommentartekst"/>
      </w:pPr>
      <w:r>
        <w:rPr>
          <w:rStyle w:val="Kommentarhenvisning"/>
        </w:rPr>
        <w:annotationRef/>
      </w:r>
      <w:r>
        <w:t>Trifork: Ligger det ikke i fejl.html? Behøver vel ikke inkluderes her?</w:t>
      </w:r>
    </w:p>
  </w:comment>
  <w:comment w:initials="RG" w:author="Rikke Gr�ngaard" w:date="2022-03-16T13:57:00Z" w:id="437">
    <w:p w:rsidR="0004383E" w:rsidRDefault="0004383E" w14:paraId="2E562A65" w14:textId="32765E3B">
      <w:pPr>
        <w:pStyle w:val="Kommentartekst"/>
      </w:pPr>
      <w:r>
        <w:rPr>
          <w:rStyle w:val="Kommentarhenvisning"/>
        </w:rPr>
        <w:annotationRef/>
      </w:r>
      <w:r>
        <w:t>Der er ikke nogen validering for det så vi anbefaler at de på klientsiden laver valideringen. Den er ”</w:t>
      </w:r>
      <w:proofErr w:type="spellStart"/>
      <w:r>
        <w:t>optional</w:t>
      </w:r>
      <w:proofErr w:type="spellEnd"/>
      <w:r>
        <w:t>” i R3 formatet. Enten skal vi opfordre til det som det allerede står i teksten eller også skal lave feltet obligatorisk i snitflade</w:t>
      </w:r>
    </w:p>
  </w:comment>
  <w:comment w:initials="MJ" w:author="Morten Jensen" w:date="2022-01-28T10:40:00Z" w:id="481">
    <w:p w:rsidR="00F07CE3" w:rsidRDefault="00F07CE3" w14:paraId="7FEF435B" w14:textId="1F8293D4">
      <w:pPr>
        <w:pStyle w:val="Kommentartekst"/>
      </w:pPr>
      <w:r>
        <w:rPr>
          <w:rStyle w:val="Kommentarhenvisning"/>
        </w:rPr>
        <w:annotationRef/>
      </w:r>
      <w:r>
        <w:t>Dette skal inkluderes i skærmbillede/testklient, da logikken er ændret til, at både samtidig og historisk medicin i udgangspunktet er fravalgt, indtil lægen vurderer det relevant og tilvælger det indberetningen.</w:t>
      </w:r>
    </w:p>
  </w:comment>
  <w:comment w:initials="RG" w:author="Rikke Gr�ngaard" w:date="2022-03-08T16:05:00Z" w:id="482">
    <w:p w:rsidR="00F07CE3" w:rsidRDefault="00F07CE3" w14:paraId="01DFA5DB" w14:textId="133F991D">
      <w:pPr>
        <w:pStyle w:val="Kommentartekst"/>
      </w:pPr>
      <w:r>
        <w:rPr>
          <w:rStyle w:val="Kommentarhenvisning"/>
        </w:rPr>
        <w:annotationRef/>
      </w:r>
      <w:r>
        <w:t>Tilføj billeder</w:t>
      </w:r>
    </w:p>
  </w:comment>
  <w:comment w:initials="OBJ" w:author="Ole Bak Jensen" w:date="2022-03-15T11:41:00Z" w:id="483">
    <w:p w:rsidR="00E80C46" w:rsidRDefault="00E80C46" w14:paraId="25C4DB37" w14:textId="4E59A223">
      <w:pPr>
        <w:pStyle w:val="Kommentartekst"/>
      </w:pPr>
      <w:r>
        <w:rPr>
          <w:rStyle w:val="Kommentarhenvisning"/>
        </w:rPr>
        <w:annotationRef/>
      </w:r>
      <w:r>
        <w:t xml:space="preserve">Testklienten er jo lavet nu, så al medicin som udgangspunkt vises i en liste for sig (medtages ikke i indberetning), og så skal man selv trække de relevante ordinationer ind under mistænkt, samtidig eller historisk. </w:t>
      </w:r>
    </w:p>
  </w:comment>
  <w:comment w:initials="RG" w:author="Rikke Gr�ngaard" w:date="2022-03-08T16:06:00Z" w:id="480">
    <w:p w:rsidR="00F07CE3" w:rsidRDefault="00F07CE3" w14:paraId="1B78B05F" w14:textId="0887DB52">
      <w:pPr>
        <w:pStyle w:val="Kommentartekst"/>
      </w:pPr>
      <w:r>
        <w:rPr>
          <w:rStyle w:val="Kommentarhenvisning"/>
        </w:rPr>
        <w:annotationRef/>
      </w:r>
      <w:r w:rsidRPr="004E5D6B">
        <w:rPr>
          <w:highlight w:val="yellow"/>
        </w:rPr>
        <w:t>Er dette e</w:t>
      </w:r>
      <w:r w:rsidR="00204B96">
        <w:rPr>
          <w:highlight w:val="yellow"/>
        </w:rPr>
        <w:t>t</w:t>
      </w:r>
      <w:r w:rsidRPr="004E5D6B">
        <w:rPr>
          <w:highlight w:val="yellow"/>
        </w:rPr>
        <w:t xml:space="preserve"> designkrav til vores GUI?</w:t>
      </w:r>
    </w:p>
  </w:comment>
  <w:comment w:initials="MJ" w:author="Morten Jensen" w:date="2022-01-28T10:56:00Z" w:id="502">
    <w:p w:rsidR="00F07CE3" w:rsidRDefault="00F07CE3" w14:paraId="5EE65471" w14:textId="26461495">
      <w:pPr>
        <w:pStyle w:val="Kommentartekst"/>
      </w:pPr>
      <w:r>
        <w:rPr>
          <w:rStyle w:val="Kommentarhenvisning"/>
        </w:rPr>
        <w:annotationRef/>
      </w:r>
      <w:r>
        <w:t>Trifork: Er det stadig en relevant og gældende liste?</w:t>
      </w:r>
    </w:p>
  </w:comment>
  <w:comment w:initials="SFP" w:author="Stine Falk Petersen" w:date="2022-02-11T11:52:00Z" w:id="503">
    <w:p w:rsidR="00F07CE3" w:rsidRDefault="00F07CE3" w14:paraId="241AB9B6" w14:textId="162ABF6B">
      <w:pPr>
        <w:pStyle w:val="Kommentartekst"/>
      </w:pPr>
      <w:r>
        <w:rPr>
          <w:rStyle w:val="Kommentarhenvisning"/>
        </w:rPr>
        <w:annotationRef/>
      </w:r>
      <w:r>
        <w:t>Og samme spørgsmål som ved bivirknings-fanen: Er det sandsynligt, at integratorerne vælger at integrere eks SNOMED i deres løsning?</w:t>
      </w:r>
    </w:p>
  </w:comment>
  <w:comment w:initials="OBJ" w:author="Ole Bak Jensen" w:date="2022-03-15T08:56:00Z" w:id="504">
    <w:p w:rsidR="00385A39" w:rsidRDefault="00385A39" w14:paraId="004FEC48" w14:textId="7B6D736C">
      <w:pPr>
        <w:pStyle w:val="Kommentartekst"/>
      </w:pPr>
      <w:r>
        <w:rPr>
          <w:rStyle w:val="Kommentarhenvisning"/>
        </w:rPr>
        <w:annotationRef/>
      </w:r>
      <w:r w:rsidR="009A7FE7">
        <w:t>S</w:t>
      </w:r>
      <w:r>
        <w:t xml:space="preserve">ygehusene anvender SKS og </w:t>
      </w:r>
      <w:proofErr w:type="spellStart"/>
      <w:r>
        <w:t>LPS’erne</w:t>
      </w:r>
      <w:proofErr w:type="spellEnd"/>
      <w:r>
        <w:t xml:space="preserve"> ICPC-2. SNOMED CT er meget omfattende klassifikation, som først er blevet oversat til dansk inden for de senere år, men jeg mener faktisk at SP har noget anvendelse af den. Det nævnes f.eks. her: </w:t>
      </w:r>
      <w:hyperlink w:history="1" r:id="rId4">
        <w:r w:rsidRPr="00464C8A">
          <w:rPr>
            <w:rStyle w:val="Hyperlink"/>
          </w:rPr>
          <w:t>https://confluence.ihtsdotools.org/display/DOCCDS/Sundhedsplatformen</w:t>
        </w:r>
      </w:hyperlink>
    </w:p>
    <w:p w:rsidR="00385A39" w:rsidRDefault="00385A39" w14:paraId="2414C9AB" w14:textId="4AAD879C">
      <w:pPr>
        <w:pStyle w:val="Kommentartekst"/>
      </w:pPr>
      <w:r>
        <w:t>Dermed vil det godt kunne give mening at bruge type-</w:t>
      </w:r>
      <w:proofErr w:type="spellStart"/>
      <w:r>
        <w:t>ahead</w:t>
      </w:r>
      <w:proofErr w:type="spellEnd"/>
      <w:r>
        <w:t xml:space="preserve"> fra </w:t>
      </w:r>
      <w:r w:rsidR="009A7FE7">
        <w:t>SNOMED, hvis det ellers anvendes i det indberettende system.</w:t>
      </w:r>
    </w:p>
  </w:comment>
  <w:comment w:initials="RG" w:author="Rikke Gr�ngaard" w:date="2022-03-08T16:14:00Z" w:id="507">
    <w:p w:rsidR="00F07CE3" w:rsidRDefault="00F07CE3" w14:paraId="1708A951" w14:textId="33226EA8">
      <w:pPr>
        <w:pStyle w:val="Kommentartekst"/>
      </w:pPr>
      <w:r>
        <w:rPr>
          <w:rStyle w:val="Kommentarhenvisning"/>
        </w:rPr>
        <w:annotationRef/>
      </w:r>
      <w:r>
        <w:t xml:space="preserve">Jeg vil anbefale at lave en gennemgang af dokumentet og strømline om vi ønsker at anvende Kliniker eller Indberetter. Det vil nok være mest korrekt at anvende indberetter da vi på den måde ikke forudsætter at det er en kliniker der laver indberetningen. Men det må være op til jer (LMS) </w:t>
      </w:r>
      <w:r>
        <w:rPr>
          <w:rFonts w:ascii="Wingdings" w:hAnsi="Wingdings" w:eastAsia="Wingdings" w:cs="Wingdings"/>
        </w:rPr>
        <w:t>J</w:t>
      </w:r>
      <w:r>
        <w:t xml:space="preserve"> </w:t>
      </w:r>
    </w:p>
    <w:p w:rsidR="00F07CE3" w:rsidRDefault="00F07CE3" w14:paraId="4B834E78" w14:textId="3BD28A19">
      <w:pPr>
        <w:pStyle w:val="Kommentartekst"/>
      </w:pPr>
    </w:p>
  </w:comment>
  <w:comment w:initials="RG" w:author="Rikke Gr�ngaard" w:date="2022-03-08T16:16:00Z" w:id="512">
    <w:p w:rsidR="00F07CE3" w:rsidP="00672D63" w:rsidRDefault="00F07CE3" w14:paraId="1A2050CC" w14:textId="24E4C907">
      <w:pPr>
        <w:pStyle w:val="Kommentartekst"/>
      </w:pPr>
      <w:r>
        <w:rPr>
          <w:rStyle w:val="Kommentarhenvisning"/>
        </w:rPr>
        <w:annotationRef/>
      </w:r>
      <w:r w:rsidR="00672D63">
        <w:t xml:space="preserve">Ole: </w:t>
      </w:r>
      <w:r w:rsidR="00672D63">
        <w:t>De nye muligheder for angivelse af en liste med relevante tests og resultater skal tilføjes.</w:t>
      </w:r>
    </w:p>
  </w:comment>
  <w:comment w:initials="RG" w:author="Rikke Gr�ngaard" w:date="2022-03-08T16:17:00Z" w:id="530">
    <w:p w:rsidR="00F07CE3" w:rsidRDefault="00F07CE3" w14:paraId="040A9136" w14:textId="0B8CEF75">
      <w:pPr>
        <w:pStyle w:val="Kommentartekst"/>
      </w:pPr>
      <w:r>
        <w:rPr>
          <w:rStyle w:val="Kommentarhenvisning"/>
        </w:rPr>
        <w:annotationRef/>
      </w:r>
      <w:r>
        <w:t>udfald</w:t>
      </w:r>
    </w:p>
  </w:comment>
  <w:comment w:initials="RG" w:author="Rikke Gr�ngaard" w:date="2022-03-08T16:19:00Z" w:id="562">
    <w:p w:rsidR="00F07CE3" w:rsidRDefault="00F07CE3" w14:paraId="52CCFA1A" w14:textId="7E32B372">
      <w:pPr>
        <w:pStyle w:val="Kommentartekst"/>
      </w:pPr>
      <w:r>
        <w:rPr>
          <w:rStyle w:val="Kommentarhenvisning"/>
        </w:rPr>
        <w:annotationRef/>
      </w:r>
      <w:r w:rsidR="00672D63">
        <w:t xml:space="preserve">Ole: </w:t>
      </w:r>
      <w:r w:rsidR="00672D63">
        <w:t xml:space="preserve">Narrative er den store klump tekst med yderligere oplysninger om forløbet. Her bør man bruge et </w:t>
      </w:r>
      <w:proofErr w:type="spellStart"/>
      <w:r w:rsidR="00672D63">
        <w:t>multi</w:t>
      </w:r>
      <w:proofErr w:type="spellEnd"/>
      <w:r w:rsidR="00672D63">
        <w:t xml:space="preserve">-linje tekstfelt i brugerfladen, så brugeren kan se at der godt må uddybes her, og har en chance for at overskue hvad han skriver. Men det har </w:t>
      </w:r>
      <w:proofErr w:type="spellStart"/>
      <w:r w:rsidR="00672D63">
        <w:t>LPS’erne</w:t>
      </w:r>
      <w:proofErr w:type="spellEnd"/>
      <w:r w:rsidR="00672D63">
        <w:t xml:space="preserve"> sikkert implementeret allerede</w:t>
      </w:r>
    </w:p>
  </w:comment>
  <w:comment w:initials="RG" w:author="Rikke Gr�ngaard" w:date="2022-03-08T16:20:00Z" w:id="569">
    <w:p w:rsidR="00F07CE3" w:rsidRDefault="00F07CE3" w14:paraId="12B9999F" w14:textId="48ED7FDD">
      <w:pPr>
        <w:pStyle w:val="Kommentartekst"/>
      </w:pPr>
      <w:r>
        <w:rPr>
          <w:rStyle w:val="Kommentarhenvisning"/>
        </w:rPr>
        <w:annotationRef/>
      </w:r>
      <w:r>
        <w:t xml:space="preserve">Lidt gnidret sætning. </w:t>
      </w:r>
    </w:p>
  </w:comment>
  <w:comment w:initials="MJ" w:author="Morten Jensen" w:date="2022-01-28T11:07:00Z" w:id="578">
    <w:p w:rsidR="00F07CE3" w:rsidRDefault="00F07CE3" w14:paraId="452854AC" w14:textId="6221C1F1">
      <w:pPr>
        <w:pStyle w:val="Kommentartekst"/>
      </w:pPr>
      <w:r>
        <w:rPr>
          <w:rStyle w:val="Kommentarhenvisning"/>
        </w:rPr>
        <w:annotationRef/>
      </w:r>
      <w:r>
        <w:t>Trifork: Dette er vel ikke længere relevant?</w:t>
      </w:r>
    </w:p>
  </w:comment>
  <w:comment w:initials="OBJ" w:author="Ole Bak Jensen" w:date="2022-03-15T09:08:00Z" w:id="579">
    <w:p w:rsidR="009A7FE7" w:rsidRDefault="009A7FE7" w14:paraId="1DFC103F" w14:textId="5140CF64">
      <w:pPr>
        <w:pStyle w:val="Kommentartekst"/>
      </w:pPr>
      <w:r>
        <w:rPr>
          <w:rStyle w:val="Kommentarhenvisning"/>
        </w:rPr>
        <w:annotationRef/>
      </w:r>
      <w:r>
        <w:t>Der er i skrivende stund ikke planlagt at forsyne den nye snitflade med en metode til validering. Der er kun én metode, Submit, og den skal nok sørge for at melde tilbage om data var valide. Så dette afsnit kan slettes.</w:t>
      </w:r>
    </w:p>
  </w:comment>
  <w:comment w:initials="MJ" w:author="Morten Jensen" w:date="2022-01-28T11:49:00Z" w:id="580">
    <w:p w:rsidR="00F07CE3" w:rsidRDefault="00F07CE3" w14:paraId="21E39B54" w14:textId="77777777">
      <w:pPr>
        <w:pStyle w:val="Kommentartekst"/>
      </w:pPr>
      <w:r>
        <w:rPr>
          <w:rStyle w:val="Kommentarhenvisning"/>
        </w:rPr>
        <w:annotationRef/>
      </w:r>
      <w:r>
        <w:t>Trifork: Er dette relevant? Hvordan foregår det i praksis?</w:t>
      </w:r>
    </w:p>
    <w:p w:rsidR="00F07CE3" w:rsidRDefault="00672D63" w14:paraId="4B457AFE" w14:textId="079A5FCE">
      <w:pPr>
        <w:pStyle w:val="Kommentartekst"/>
      </w:pPr>
      <w:r>
        <w:rPr>
          <w:highlight w:val="green"/>
        </w:rPr>
        <w:t xml:space="preserve">RGM:  </w:t>
      </w:r>
      <w:r w:rsidRPr="00592101" w:rsidR="00F07CE3">
        <w:rPr>
          <w:highlight w:val="green"/>
        </w:rPr>
        <w:t>Ole</w:t>
      </w:r>
      <w:r>
        <w:t xml:space="preserve"> - </w:t>
      </w:r>
      <w:r w:rsidR="00F07CE3">
        <w:t>kommer kø komponenten i spil her? De kan vel kun gensende hvis der sker noget i egen ende inden den når frem til os…</w:t>
      </w:r>
    </w:p>
  </w:comment>
  <w:comment w:initials="OBJ" w:author="Ole Bak Jensen" w:date="2022-03-15T09:05:00Z" w:id="581">
    <w:p w:rsidR="009A7FE7" w:rsidRDefault="009A7FE7" w14:paraId="5009DB4F" w14:textId="5223D8A2">
      <w:pPr>
        <w:pStyle w:val="Kommentartekst"/>
      </w:pPr>
      <w:r>
        <w:rPr>
          <w:rStyle w:val="Kommentarhenvisning"/>
        </w:rPr>
        <w:annotationRef/>
      </w:r>
      <w:r>
        <w:t xml:space="preserve">Det er vist mest kommunikationen imellem </w:t>
      </w:r>
      <w:proofErr w:type="spellStart"/>
      <w:r>
        <w:t>indberettersystemet</w:t>
      </w:r>
      <w:proofErr w:type="spellEnd"/>
      <w:r>
        <w:t xml:space="preserve"> og </w:t>
      </w:r>
      <w:proofErr w:type="spellStart"/>
      <w:r>
        <w:t>BivWS</w:t>
      </w:r>
      <w:proofErr w:type="spellEnd"/>
      <w:r>
        <w:t xml:space="preserve">, der er tale om her. Hvis nu en bruger har brugt tid på at indtaste en bivirkning, og der ikke er hul igennem til </w:t>
      </w:r>
      <w:proofErr w:type="spellStart"/>
      <w:r>
        <w:t>BivWS</w:t>
      </w:r>
      <w:proofErr w:type="spellEnd"/>
      <w:r>
        <w:t xml:space="preserve"> af en eller anden grund, så vil det da være praktisk at det hele ikke bare smides væk, men at de an forsøge at gensende. Hvis data der</w:t>
      </w:r>
      <w:r w:rsidR="00111CCC">
        <w:t>i</w:t>
      </w:r>
      <w:r>
        <w:t>m</w:t>
      </w:r>
      <w:r w:rsidR="00111CCC">
        <w:t>o</w:t>
      </w:r>
      <w:r>
        <w:t xml:space="preserve">d kom frem, og allerede er placeret i køen i maven på </w:t>
      </w:r>
      <w:proofErr w:type="spellStart"/>
      <w:r>
        <w:t>BivWS</w:t>
      </w:r>
      <w:proofErr w:type="spellEnd"/>
      <w:r>
        <w:t>, så skal der ikke genfremsendes noget.</w:t>
      </w:r>
    </w:p>
  </w:comment>
  <w:comment w:initials="MJ" w:author="Morten Jensen" w:date="2022-01-28T11:49:00Z" w:id="582">
    <w:p w:rsidR="00F07CE3" w:rsidRDefault="00F07CE3" w14:paraId="26A57DBA" w14:textId="2DD3F4CF">
      <w:pPr>
        <w:pStyle w:val="Kommentartekst"/>
      </w:pPr>
      <w:r>
        <w:rPr>
          <w:rStyle w:val="Kommentarhenvisning"/>
        </w:rPr>
        <w:annotationRef/>
      </w:r>
      <w:r>
        <w:t xml:space="preserve">Trifork: Skal afsnittet udbygges? Giver det mening for en udvikler? Det vigtige er vel, at man ikke kan gensende indberetningerne, og dermed må de ikke kunne redigeres efter første indsendelse fra systemernes side? Eller </w:t>
      </w:r>
      <w:proofErr w:type="spellStart"/>
      <w:r>
        <w:t>hur</w:t>
      </w:r>
      <w:proofErr w:type="spellEnd"/>
      <w:r>
        <w:t>?</w:t>
      </w:r>
    </w:p>
  </w:comment>
  <w:comment w:initials="OBJ" w:author="Ole Bak Jensen" w:date="2022-03-15T09:10:00Z" w:id="583">
    <w:p w:rsidR="00576116" w:rsidRDefault="00576116" w14:paraId="62B174C3" w14:textId="64D6C0D1">
      <w:pPr>
        <w:pStyle w:val="Kommentartekst"/>
      </w:pPr>
      <w:r>
        <w:rPr>
          <w:rStyle w:val="Kommentarhenvisning"/>
        </w:rPr>
        <w:annotationRef/>
      </w:r>
      <w:r>
        <w:t xml:space="preserve">Når man har foretaget end indberetning, så kan man ikke efterfølgende rette den ved at sende igen med ændrede data. Hvis man forsøger på dette vil det ofte give en fejl hvis man anvender samme ID (case </w:t>
      </w:r>
      <w:proofErr w:type="spellStart"/>
      <w:r>
        <w:t>identifier</w:t>
      </w:r>
      <w:proofErr w:type="spellEnd"/>
      <w:r>
        <w:t xml:space="preserve">), og hvis man ikke gør, vil det tælle som en ny separat indberetning. Så det er nok en OK idé at pensle ud, at man </w:t>
      </w:r>
      <w:r w:rsidRPr="00576116">
        <w:rPr>
          <w:i/>
        </w:rPr>
        <w:t>ikke</w:t>
      </w:r>
      <w:r>
        <w:t xml:space="preserve"> kan rette en indberetning efter afsendelse.</w:t>
      </w:r>
    </w:p>
  </w:comment>
  <w:comment w:initials="MJ" w:author="Morten Jensen" w:date="2022-01-28T11:50:00Z" w:id="590">
    <w:p w:rsidRPr="00592101" w:rsidR="00F07CE3" w:rsidRDefault="00F07CE3" w14:paraId="761C0C71" w14:textId="77777777">
      <w:pPr>
        <w:pStyle w:val="Kommentartekst"/>
        <w:rPr>
          <w:highlight w:val="yellow"/>
        </w:rPr>
      </w:pPr>
      <w:r>
        <w:rPr>
          <w:rStyle w:val="Kommentarhenvisning"/>
        </w:rPr>
        <w:annotationRef/>
      </w:r>
      <w:r w:rsidRPr="00592101">
        <w:rPr>
          <w:highlight w:val="yellow"/>
        </w:rPr>
        <w:t>Trifork: Skriv gerne dette afsnit om efter den nye løsning.</w:t>
      </w:r>
    </w:p>
    <w:p w:rsidR="00F07CE3" w:rsidRDefault="00F07CE3" w14:paraId="3A2A42FE" w14:textId="546A68F8">
      <w:pPr>
        <w:pStyle w:val="Kommentartekst"/>
      </w:pPr>
      <w:r w:rsidRPr="00592101">
        <w:rPr>
          <w:highlight w:val="yellow"/>
        </w:rPr>
        <w:t>@Kari</w:t>
      </w:r>
    </w:p>
  </w:comment>
  <w:comment w:initials="OBJ" w:author="Ole Bak Jensen" w:date="2022-03-15T11:53:00Z" w:id="591">
    <w:p w:rsidR="00F94E3B" w:rsidRDefault="00F94E3B" w14:paraId="51058711" w14:textId="3883EDE6">
      <w:pPr>
        <w:pStyle w:val="Kommentartekst"/>
      </w:pPr>
      <w:r>
        <w:rPr>
          <w:rStyle w:val="Kommentarhenvisning"/>
        </w:rPr>
        <w:annotationRef/>
      </w:r>
      <w:r>
        <w:t>Jeg har tilrettet afsnittet i henhold til det implementerede.</w:t>
      </w:r>
    </w:p>
  </w:comment>
  <w:comment w:initials="MJ" w:author="Morten Jensen" w:date="2022-01-28T11:50:00Z" w:id="698">
    <w:p w:rsidR="00F07CE3" w:rsidRDefault="00F07CE3" w14:paraId="53709E00" w14:textId="77777777">
      <w:pPr>
        <w:pStyle w:val="Kommentartekst"/>
      </w:pPr>
      <w:r>
        <w:rPr>
          <w:rStyle w:val="Kommentarhenvisning"/>
        </w:rPr>
        <w:annotationRef/>
      </w:r>
      <w:r>
        <w:t>Dette skal naturligvis tilpasses med relevante referencer mm., når testsagerne og dokumentation er færdig.</w:t>
      </w:r>
    </w:p>
    <w:p w:rsidR="00F07CE3" w:rsidRDefault="00F07CE3" w14:paraId="4C6F1010" w14:textId="08AF9FD7">
      <w:pPr>
        <w:pStyle w:val="Kommentartekst"/>
      </w:pPr>
      <w:r>
        <w:t>Rikke: dette skal nok vente til vi er lidt længere i processen</w:t>
      </w:r>
    </w:p>
  </w:comment>
  <w:comment w:initials="MJ" w:author="Morten Jensen" w:date="2022-01-28T11:51:00Z" w:id="705">
    <w:p w:rsidR="00F07CE3" w:rsidRDefault="00F07CE3" w14:paraId="07065181" w14:textId="5AE4759C">
      <w:pPr>
        <w:pStyle w:val="Kommentartekst"/>
      </w:pPr>
      <w:r>
        <w:rPr>
          <w:rStyle w:val="Kommentarhenvisning"/>
        </w:rPr>
        <w:annotationRef/>
      </w:r>
      <w:r>
        <w:t>Trifork: Er dette stadig gældende? Ellers skriv det gerne om efter behov.</w:t>
      </w:r>
    </w:p>
  </w:comment>
  <w:comment w:initials="OBJ" w:author="Ole Bak Jensen" w:date="2022-03-15T12:44:00Z" w:id="706">
    <w:p w:rsidR="007C3A2E" w:rsidRDefault="007C3A2E" w14:paraId="7BD4DC93" w14:textId="410AF56B">
      <w:pPr>
        <w:pStyle w:val="Kommentartekst"/>
      </w:pPr>
      <w:r>
        <w:rPr>
          <w:rStyle w:val="Kommentarhenvisning"/>
        </w:rPr>
        <w:annotationRef/>
      </w:r>
      <w:r>
        <w:t>Det er fortsat korrekt.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D73815" w15:done="0"/>
  <w15:commentEx w15:paraId="43F06E27" w15:done="0"/>
  <w15:commentEx w15:paraId="35F3E8BD" w15:paraIdParent="43F06E27" w15:done="0"/>
  <w15:commentEx w15:paraId="0DEE988E" w15:done="0"/>
  <w15:commentEx w15:paraId="495A5184" w15:paraIdParent="0DEE988E" w15:done="0"/>
  <w15:commentEx w15:paraId="134B2561" w15:paraIdParent="495A5184" w15:done="0"/>
  <w15:commentEx w15:paraId="74F15917" w15:done="0"/>
  <w15:commentEx w15:paraId="275855C1" w15:paraIdParent="74F15917" w15:done="0"/>
  <w15:commentEx w15:paraId="2C72E17A" w15:done="0"/>
  <w15:commentEx w15:paraId="50D57DD8" w15:paraIdParent="2C72E17A" w15:done="0"/>
  <w15:commentEx w15:paraId="41C472DB" w15:done="0"/>
  <w15:commentEx w15:paraId="22D9BE83" w15:paraIdParent="41C472DB" w15:done="0"/>
  <w15:commentEx w15:paraId="1B6A98CD" w15:paraIdParent="41C472DB" w15:done="0"/>
  <w15:commentEx w15:paraId="144D648B" w15:done="0"/>
  <w15:commentEx w15:paraId="3CAA144F" w15:paraIdParent="144D648B" w15:done="0"/>
  <w15:commentEx w15:paraId="52272035" w15:paraIdParent="144D648B" w15:done="0"/>
  <w15:commentEx w15:paraId="2245443E" w15:paraIdParent="144D648B" w15:done="0"/>
  <w15:commentEx w15:paraId="241F52EA" w15:done="0"/>
  <w15:commentEx w15:paraId="10A8AE46" w15:paraIdParent="241F52EA" w15:done="0"/>
  <w15:commentEx w15:paraId="61AB02FC" w15:done="0"/>
  <w15:commentEx w15:paraId="50DE8907" w15:paraIdParent="61AB02FC" w15:done="0"/>
  <w15:commentEx w15:paraId="7689EFED" w15:paraIdParent="61AB02FC" w15:done="0"/>
  <w15:commentEx w15:paraId="4B6ACAE0" w15:paraIdParent="7689EFED" w15:done="0"/>
  <w15:commentEx w15:paraId="5DC0B950" w15:done="0"/>
  <w15:commentEx w15:paraId="4D43F10A" w15:done="0"/>
  <w15:commentEx w15:paraId="63BB9CB9" w15:done="0"/>
  <w15:commentEx w15:paraId="5FE86A17" w15:done="0"/>
  <w15:commentEx w15:paraId="50EDA689" w15:paraIdParent="5FE86A17" w15:done="0"/>
  <w15:commentEx w15:paraId="75EAE476" w15:paraIdParent="50EDA689" w15:done="0"/>
  <w15:commentEx w15:paraId="00F112CF" w15:done="0"/>
  <w15:commentEx w15:paraId="42295BBE" w15:paraIdParent="00F112CF" w15:done="0"/>
  <w15:commentEx w15:paraId="42615163" w15:done="0"/>
  <w15:commentEx w15:paraId="09C6EEF2" w15:paraIdParent="42615163" w15:done="0"/>
  <w15:commentEx w15:paraId="72FA90D9" w15:done="0"/>
  <w15:commentEx w15:paraId="702244A7" w15:done="0"/>
  <w15:commentEx w15:paraId="703F4F27" w15:done="0"/>
  <w15:commentEx w15:paraId="3402744A" w15:paraIdParent="703F4F27" w15:done="0"/>
  <w15:commentEx w15:paraId="4F59273E" w15:done="0"/>
  <w15:commentEx w15:paraId="72371568" w15:paraIdParent="4F59273E" w15:done="0"/>
  <w15:commentEx w15:paraId="6139F70E" w15:paraIdParent="72371568" w15:done="0"/>
  <w15:commentEx w15:paraId="74CCFF10" w15:done="0"/>
  <w15:commentEx w15:paraId="7CC0B630" w15:paraIdParent="74CCFF10" w15:done="0"/>
  <w15:commentEx w15:paraId="6E5CB1DD" w15:paraIdParent="74CCFF10" w15:done="0"/>
  <w15:commentEx w15:paraId="262D5D7C" w15:done="0"/>
  <w15:commentEx w15:paraId="68A87943" w15:done="0"/>
  <w15:commentEx w15:paraId="1F67E3FC" w15:paraIdParent="68A87943" w15:done="0"/>
  <w15:commentEx w15:paraId="6FFF77DA" w15:done="0"/>
  <w15:commentEx w15:paraId="649B97FD" w15:paraIdParent="6FFF77DA" w15:done="0"/>
  <w15:commentEx w15:paraId="168D7D02" w15:done="0"/>
  <w15:commentEx w15:paraId="12EFF690" w15:paraIdParent="168D7D02" w15:done="0"/>
  <w15:commentEx w15:paraId="064246D6" w15:done="0"/>
  <w15:commentEx w15:paraId="7E2FE7F8" w15:paraIdParent="064246D6" w15:done="0"/>
  <w15:commentEx w15:paraId="0F9A3732" w15:done="0"/>
  <w15:commentEx w15:paraId="5FBE7382" w15:paraIdParent="0F9A3732" w15:done="0"/>
  <w15:commentEx w15:paraId="64D286BD" w15:done="0"/>
  <w15:commentEx w15:paraId="2E562A65" w15:paraIdParent="64D286BD" w15:done="0"/>
  <w15:commentEx w15:paraId="7FEF435B" w15:done="0"/>
  <w15:commentEx w15:paraId="01DFA5DB" w15:paraIdParent="7FEF435B" w15:done="0"/>
  <w15:commentEx w15:paraId="25C4DB37" w15:paraIdParent="7FEF435B" w15:done="0"/>
  <w15:commentEx w15:paraId="1B78B05F" w15:done="0"/>
  <w15:commentEx w15:paraId="5EE65471" w15:done="0"/>
  <w15:commentEx w15:paraId="241AB9B6" w15:paraIdParent="5EE65471" w15:done="0"/>
  <w15:commentEx w15:paraId="2414C9AB" w15:paraIdParent="241AB9B6" w15:done="0"/>
  <w15:commentEx w15:paraId="4B834E78" w15:done="0"/>
  <w15:commentEx w15:paraId="1A2050CC" w15:done="0"/>
  <w15:commentEx w15:paraId="040A9136" w15:done="0"/>
  <w15:commentEx w15:paraId="52CCFA1A" w15:done="0"/>
  <w15:commentEx w15:paraId="12B9999F" w15:done="0"/>
  <w15:commentEx w15:paraId="452854AC" w15:done="0"/>
  <w15:commentEx w15:paraId="1DFC103F" w15:paraIdParent="452854AC" w15:done="0"/>
  <w15:commentEx w15:paraId="4B457AFE" w15:done="0"/>
  <w15:commentEx w15:paraId="5009DB4F" w15:paraIdParent="4B457AFE" w15:done="0"/>
  <w15:commentEx w15:paraId="26A57DBA" w15:done="0"/>
  <w15:commentEx w15:paraId="62B174C3" w15:paraIdParent="26A57DBA" w15:done="0"/>
  <w15:commentEx w15:paraId="3A2A42FE" w15:done="0"/>
  <w15:commentEx w15:paraId="51058711" w15:paraIdParent="3A2A42FE" w15:done="0"/>
  <w15:commentEx w15:paraId="4C6F1010" w15:done="0"/>
  <w15:commentEx w15:paraId="07065181" w15:done="0"/>
  <w15:commentEx w15:paraId="7BD4DC93" w15:paraIdParent="0706518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DC7040" w16cex:dateUtc="2022-03-16T13:18:00Z"/>
  <w16cex:commentExtensible w16cex:durableId="25A39350" w16cex:dateUtc="2022-02-01T10:09:00Z"/>
  <w16cex:commentExtensible w16cex:durableId="326A71BF" w16cex:dateUtc="2022-02-15T12:45:00Z"/>
  <w16cex:commentExtensible w16cex:durableId="259BA51A" w16cex:dateUtc="2022-01-26T09:46:00Z"/>
  <w16cex:commentExtensible w16cex:durableId="25AE3BE0" w16cex:dateUtc="2022-02-09T12:10:00Z"/>
  <w16cex:commentExtensible w16cex:durableId="25DAE3E4" w16cex:dateUtc="2022-03-15T09:07:00Z"/>
  <w16cex:commentExtensible w16cex:durableId="259BA61A" w16cex:dateUtc="2022-01-26T09:51:00Z"/>
  <w16cex:commentExtensible w16cex:durableId="25ACC83F" w16cex:dateUtc="2022-02-08T09:45:00Z"/>
  <w16cex:commentExtensible w16cex:durableId="259BA4CB" w16cex:dateUtc="2022-01-26T09:45:00Z"/>
  <w16cex:commentExtensible w16cex:durableId="25DAE527" w16cex:dateUtc="2022-03-15T09:12:00Z"/>
  <w16cex:commentExtensible w16cex:durableId="259BA4DB" w16cex:dateUtc="2022-01-26T09:45:00Z"/>
  <w16cex:commentExtensible w16cex:durableId="25AE3C89" w16cex:dateUtc="2022-02-09T12:13:00Z"/>
  <w16cex:commentExtensible w16cex:durableId="7AEBA9E5" w16cex:dateUtc="2022-03-03T08:34:00Z"/>
  <w16cex:commentExtensible w16cex:durableId="259BA59C" w16cex:dateUtc="2022-01-26T09:49:00Z"/>
  <w16cex:commentExtensible w16cex:durableId="259D0466" w16cex:dateUtc="2022-01-27T10:45:00Z"/>
  <w16cex:commentExtensible w16cex:durableId="25CB0B1F" w16cex:dateUtc="2022-03-03T08:38:00Z"/>
  <w16cex:commentExtensible w16cex:durableId="25DAE6B0" w16cex:dateUtc="2022-03-15T09:19:00Z"/>
  <w16cex:commentExtensible w16cex:durableId="259BA6DC" w16cex:dateUtc="2022-01-26T09:54:00Z"/>
  <w16cex:commentExtensible w16cex:durableId="25CB12E9" w16cex:dateUtc="2022-03-03T09:11:00Z"/>
  <w16cex:commentExtensible w16cex:durableId="259BA715" w16cex:dateUtc="2022-01-26T09:55:00Z"/>
  <w16cex:commentExtensible w16cex:durableId="25ACDEB6" w16cex:dateUtc="2022-02-08T11:21:00Z"/>
  <w16cex:commentExtensible w16cex:durableId="25AE3CC4" w16cex:dateUtc="2022-02-09T12:14:00Z"/>
  <w16cex:commentExtensible w16cex:durableId="25DAE7C8" w16cex:dateUtc="2022-03-15T09:24:00Z"/>
  <w16cex:commentExtensible w16cex:durableId="259BC9C8" w16cex:dateUtc="2022-01-26T12:23:00Z"/>
  <w16cex:commentExtensible w16cex:durableId="25CB5AB2" w16cex:dateUtc="2022-03-03T14:18:00Z"/>
  <w16cex:commentExtensible w16cex:durableId="25AE3D96" w16cex:dateUtc="2022-02-09T12:18:00Z"/>
  <w16cex:commentExtensible w16cex:durableId="259D11D0" w16cex:dateUtc="2022-01-27T11:42:00Z"/>
  <w16cex:commentExtensible w16cex:durableId="25ACEE2C" w16cex:dateUtc="2022-02-08T12:27:00Z"/>
  <w16cex:commentExtensible w16cex:durableId="25D9F777" w16cex:dateUtc="2022-03-14T16:18:00Z"/>
  <w16cex:commentExtensible w16cex:durableId="259D1232" w16cex:dateUtc="2022-01-27T11:44:00Z"/>
  <w16cex:commentExtensible w16cex:durableId="25CB5D95" w16cex:dateUtc="2022-03-03T14:30:00Z"/>
  <w16cex:commentExtensible w16cex:durableId="25CC63CD" w16cex:dateUtc="2022-03-04T09:09:00Z"/>
  <w16cex:commentExtensible w16cex:durableId="25D9F65F" w16cex:dateUtc="2022-03-14T16:14:00Z"/>
  <w16cex:commentExtensible w16cex:durableId="25CC6A66" w16cex:dateUtc="2022-03-04T09:37:00Z"/>
  <w16cex:commentExtensible w16cex:durableId="25ACF4FB" w16cex:dateUtc="2022-02-08T12:56:00Z"/>
  <w16cex:commentExtensible w16cex:durableId="259D14A4" w16cex:dateUtc="2022-01-27T11:55:00Z"/>
  <w16cex:commentExtensible w16cex:durableId="25DAF164" w16cex:dateUtc="2022-03-15T10:05:00Z"/>
  <w16cex:commentExtensible w16cex:durableId="259D1457" w16cex:dateUtc="2022-01-27T11:53:00Z"/>
  <w16cex:commentExtensible w16cex:durableId="25AE4A27" w16cex:dateUtc="2022-02-09T13:11:00Z"/>
  <w16cex:commentExtensible w16cex:durableId="25DAF1FA" w16cex:dateUtc="2022-03-15T10:07:00Z"/>
  <w16cex:commentExtensible w16cex:durableId="259BCD00" w16cex:dateUtc="2022-01-26T12:37:00Z"/>
  <w16cex:commentExtensible w16cex:durableId="25AE4BD0" w16cex:dateUtc="2022-02-09T13:18:00Z"/>
  <w16cex:commentExtensible w16cex:durableId="25CC6AA2" w16cex:dateUtc="2022-03-04T09:38:00Z"/>
  <w16cex:commentExtensible w16cex:durableId="25CC6E2C" w16cex:dateUtc="2022-03-04T09:53:00Z"/>
  <w16cex:commentExtensible w16cex:durableId="259D1628" w16cex:dateUtc="2022-01-27T12:01:00Z"/>
  <w16cex:commentExtensible w16cex:durableId="25DAF30C" w16cex:dateUtc="2022-03-15T10:12:00Z"/>
  <w16cex:commentExtensible w16cex:durableId="259BCED9" w16cex:dateUtc="2022-01-26T12:44:00Z"/>
  <w16cex:commentExtensible w16cex:durableId="25DC6E3A" w16cex:dateUtc="2022-03-16T13:10:00Z"/>
  <w16cex:commentExtensible w16cex:durableId="25D1F3C0" w16cex:dateUtc="2022-03-08T14:24:00Z"/>
  <w16cex:commentExtensible w16cex:durableId="25D9F8B7" w16cex:dateUtc="2022-03-14T16:24:00Z"/>
  <w16cex:commentExtensible w16cex:durableId="25D1F3ED" w16cex:dateUtc="2022-03-08T14:25:00Z"/>
  <w16cex:commentExtensible w16cex:durableId="25DACFAE" w16cex:dateUtc="2022-03-15T07:40:00Z"/>
  <w16cex:commentExtensible w16cex:durableId="25D1F413" w16cex:dateUtc="2022-03-08T14:26:00Z"/>
  <w16cex:commentExtensible w16cex:durableId="25DAD028" w16cex:dateUtc="2022-03-15T07:43:00Z"/>
  <w16cex:commentExtensible w16cex:durableId="259E4211" w16cex:dateUtc="2022-01-28T09:21:00Z"/>
  <w16cex:commentExtensible w16cex:durableId="25DC6B4D" w16cex:dateUtc="2022-03-16T12:57:00Z"/>
  <w16cex:commentExtensible w16cex:durableId="259E46B7" w16cex:dateUtc="2022-01-28T09:40:00Z"/>
  <w16cex:commentExtensible w16cex:durableId="25D1FD48" w16cex:dateUtc="2022-03-08T15:05:00Z"/>
  <w16cex:commentExtensible w16cex:durableId="25DAF9EE" w16cex:dateUtc="2022-03-15T10:41:00Z"/>
  <w16cex:commentExtensible w16cex:durableId="25D1FD92" w16cex:dateUtc="2022-03-08T15:06:00Z"/>
  <w16cex:commentExtensible w16cex:durableId="259E4A60" w16cex:dateUtc="2022-01-28T09:56:00Z"/>
  <w16cex:commentExtensible w16cex:durableId="25B0CC95" w16cex:dateUtc="2022-02-11T10:52:00Z"/>
  <w16cex:commentExtensible w16cex:durableId="25DAD33E" w16cex:dateUtc="2022-03-15T07:56:00Z"/>
  <w16cex:commentExtensible w16cex:durableId="25D1FF81" w16cex:dateUtc="2022-03-08T15:14:00Z"/>
  <w16cex:commentExtensible w16cex:durableId="25D1FFFB" w16cex:dateUtc="2022-03-08T15:16:00Z"/>
  <w16cex:commentExtensible w16cex:durableId="25D2002F" w16cex:dateUtc="2022-03-08T15:17:00Z"/>
  <w16cex:commentExtensible w16cex:durableId="25D20097" w16cex:dateUtc="2022-03-08T15:19:00Z"/>
  <w16cex:commentExtensible w16cex:durableId="25D200D4" w16cex:dateUtc="2022-03-08T15:20:00Z"/>
  <w16cex:commentExtensible w16cex:durableId="259E4D0E" w16cex:dateUtc="2022-01-28T10:07:00Z"/>
  <w16cex:commentExtensible w16cex:durableId="25DAD5F0" w16cex:dateUtc="2022-03-15T08:08:00Z"/>
  <w16cex:commentExtensible w16cex:durableId="259E56AC" w16cex:dateUtc="2022-01-28T10:49:00Z"/>
  <w16cex:commentExtensible w16cex:durableId="25DAD555" w16cex:dateUtc="2022-03-15T08:05:00Z"/>
  <w16cex:commentExtensible w16cex:durableId="259E56CF" w16cex:dateUtc="2022-01-28T10:49:00Z"/>
  <w16cex:commentExtensible w16cex:durableId="25DAD67D" w16cex:dateUtc="2022-03-15T08:10:00Z"/>
  <w16cex:commentExtensible w16cex:durableId="259E56EE" w16cex:dateUtc="2022-01-28T10:50:00Z"/>
  <w16cex:commentExtensible w16cex:durableId="25DAFCA1" w16cex:dateUtc="2022-03-15T10:53:00Z"/>
  <w16cex:commentExtensible w16cex:durableId="259E570F" w16cex:dateUtc="2022-01-28T10:50:00Z"/>
  <w16cex:commentExtensible w16cex:durableId="259E5745" w16cex:dateUtc="2022-01-28T10:51:00Z"/>
  <w16cex:commentExtensible w16cex:durableId="25DB08CA" w16cex:dateUtc="2022-03-15T11: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D73815" w16cid:durableId="25DC7040"/>
  <w16cid:commentId w16cid:paraId="43F06E27" w16cid:durableId="25A39350"/>
  <w16cid:commentId w16cid:paraId="35F3E8BD" w16cid:durableId="326A71BF"/>
  <w16cid:commentId w16cid:paraId="0DEE988E" w16cid:durableId="259BA51A"/>
  <w16cid:commentId w16cid:paraId="495A5184" w16cid:durableId="25AE3BE0"/>
  <w16cid:commentId w16cid:paraId="134B2561" w16cid:durableId="25DAE3E4"/>
  <w16cid:commentId w16cid:paraId="74F15917" w16cid:durableId="259BA61A"/>
  <w16cid:commentId w16cid:paraId="275855C1" w16cid:durableId="25ACC83F"/>
  <w16cid:commentId w16cid:paraId="2C72E17A" w16cid:durableId="259BA4CB"/>
  <w16cid:commentId w16cid:paraId="50D57DD8" w16cid:durableId="25DAE527"/>
  <w16cid:commentId w16cid:paraId="41C472DB" w16cid:durableId="259BA4DB"/>
  <w16cid:commentId w16cid:paraId="22D9BE83" w16cid:durableId="25AE3C89"/>
  <w16cid:commentId w16cid:paraId="1B6A98CD" w16cid:durableId="7AEBA9E5"/>
  <w16cid:commentId w16cid:paraId="144D648B" w16cid:durableId="259BA59C"/>
  <w16cid:commentId w16cid:paraId="3CAA144F" w16cid:durableId="259D0466"/>
  <w16cid:commentId w16cid:paraId="52272035" w16cid:durableId="25CB0B1F"/>
  <w16cid:commentId w16cid:paraId="2245443E" w16cid:durableId="25DAE6B0"/>
  <w16cid:commentId w16cid:paraId="241F52EA" w16cid:durableId="259BA6DC"/>
  <w16cid:commentId w16cid:paraId="10A8AE46" w16cid:durableId="25CB12E9"/>
  <w16cid:commentId w16cid:paraId="61AB02FC" w16cid:durableId="259BA715"/>
  <w16cid:commentId w16cid:paraId="50DE8907" w16cid:durableId="25ACDEB6"/>
  <w16cid:commentId w16cid:paraId="7689EFED" w16cid:durableId="25AE3CC4"/>
  <w16cid:commentId w16cid:paraId="4B6ACAE0" w16cid:durableId="25DAE7C8"/>
  <w16cid:commentId w16cid:paraId="5DC0B950" w16cid:durableId="259BC9C8"/>
  <w16cid:commentId w16cid:paraId="4D43F10A" w16cid:durableId="25CB5AB2"/>
  <w16cid:commentId w16cid:paraId="63BB9CB9" w16cid:durableId="25AE3D96"/>
  <w16cid:commentId w16cid:paraId="5FE86A17" w16cid:durableId="259D11D0"/>
  <w16cid:commentId w16cid:paraId="50EDA689" w16cid:durableId="25ACEE2C"/>
  <w16cid:commentId w16cid:paraId="75EAE476" w16cid:durableId="25D9F777"/>
  <w16cid:commentId w16cid:paraId="00F112CF" w16cid:durableId="259D1232"/>
  <w16cid:commentId w16cid:paraId="42295BBE" w16cid:durableId="25CB5D95"/>
  <w16cid:commentId w16cid:paraId="42615163" w16cid:durableId="25CC63CD"/>
  <w16cid:commentId w16cid:paraId="09C6EEF2" w16cid:durableId="25D9F65F"/>
  <w16cid:commentId w16cid:paraId="72FA90D9" w16cid:durableId="25CC6A66"/>
  <w16cid:commentId w16cid:paraId="702244A7" w16cid:durableId="25ACF4FB"/>
  <w16cid:commentId w16cid:paraId="703F4F27" w16cid:durableId="259D14A4"/>
  <w16cid:commentId w16cid:paraId="3402744A" w16cid:durableId="25DAF164"/>
  <w16cid:commentId w16cid:paraId="4F59273E" w16cid:durableId="259D1457"/>
  <w16cid:commentId w16cid:paraId="72371568" w16cid:durableId="25AE4A27"/>
  <w16cid:commentId w16cid:paraId="6139F70E" w16cid:durableId="25DAF1FA"/>
  <w16cid:commentId w16cid:paraId="74CCFF10" w16cid:durableId="259BCD00"/>
  <w16cid:commentId w16cid:paraId="7CC0B630" w16cid:durableId="25AE4BD0"/>
  <w16cid:commentId w16cid:paraId="6E5CB1DD" w16cid:durableId="25CC6AA2"/>
  <w16cid:commentId w16cid:paraId="262D5D7C" w16cid:durableId="25CC6E2C"/>
  <w16cid:commentId w16cid:paraId="68A87943" w16cid:durableId="259D1628"/>
  <w16cid:commentId w16cid:paraId="1F67E3FC" w16cid:durableId="25DAF30C"/>
  <w16cid:commentId w16cid:paraId="6FFF77DA" w16cid:durableId="259BCED9"/>
  <w16cid:commentId w16cid:paraId="649B97FD" w16cid:durableId="25DC6E3A"/>
  <w16cid:commentId w16cid:paraId="168D7D02" w16cid:durableId="25D1F3C0"/>
  <w16cid:commentId w16cid:paraId="12EFF690" w16cid:durableId="25D9F8B7"/>
  <w16cid:commentId w16cid:paraId="064246D6" w16cid:durableId="25D1F3ED"/>
  <w16cid:commentId w16cid:paraId="7E2FE7F8" w16cid:durableId="25DACFAE"/>
  <w16cid:commentId w16cid:paraId="0F9A3732" w16cid:durableId="25D1F413"/>
  <w16cid:commentId w16cid:paraId="5FBE7382" w16cid:durableId="25DAD028"/>
  <w16cid:commentId w16cid:paraId="64D286BD" w16cid:durableId="259E4211"/>
  <w16cid:commentId w16cid:paraId="2E562A65" w16cid:durableId="25DC6B4D"/>
  <w16cid:commentId w16cid:paraId="7FEF435B" w16cid:durableId="259E46B7"/>
  <w16cid:commentId w16cid:paraId="01DFA5DB" w16cid:durableId="25D1FD48"/>
  <w16cid:commentId w16cid:paraId="25C4DB37" w16cid:durableId="25DAF9EE"/>
  <w16cid:commentId w16cid:paraId="1B78B05F" w16cid:durableId="25D1FD92"/>
  <w16cid:commentId w16cid:paraId="5EE65471" w16cid:durableId="259E4A60"/>
  <w16cid:commentId w16cid:paraId="241AB9B6" w16cid:durableId="25B0CC95"/>
  <w16cid:commentId w16cid:paraId="2414C9AB" w16cid:durableId="25DAD33E"/>
  <w16cid:commentId w16cid:paraId="4B834E78" w16cid:durableId="25D1FF81"/>
  <w16cid:commentId w16cid:paraId="1A2050CC" w16cid:durableId="25D1FFFB"/>
  <w16cid:commentId w16cid:paraId="040A9136" w16cid:durableId="25D2002F"/>
  <w16cid:commentId w16cid:paraId="52CCFA1A" w16cid:durableId="25D20097"/>
  <w16cid:commentId w16cid:paraId="12B9999F" w16cid:durableId="25D200D4"/>
  <w16cid:commentId w16cid:paraId="452854AC" w16cid:durableId="259E4D0E"/>
  <w16cid:commentId w16cid:paraId="1DFC103F" w16cid:durableId="25DAD5F0"/>
  <w16cid:commentId w16cid:paraId="4B457AFE" w16cid:durableId="259E56AC"/>
  <w16cid:commentId w16cid:paraId="5009DB4F" w16cid:durableId="25DAD555"/>
  <w16cid:commentId w16cid:paraId="26A57DBA" w16cid:durableId="259E56CF"/>
  <w16cid:commentId w16cid:paraId="62B174C3" w16cid:durableId="25DAD67D"/>
  <w16cid:commentId w16cid:paraId="3A2A42FE" w16cid:durableId="259E56EE"/>
  <w16cid:commentId w16cid:paraId="51058711" w16cid:durableId="25DAFCA1"/>
  <w16cid:commentId w16cid:paraId="4C6F1010" w16cid:durableId="259E570F"/>
  <w16cid:commentId w16cid:paraId="07065181" w16cid:durableId="259E5745"/>
  <w16cid:commentId w16cid:paraId="7BD4DC93" w16cid:durableId="25DB08C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22F5D" w:rsidRDefault="00422F5D" w14:paraId="0791590E" w14:textId="77777777">
      <w:pPr>
        <w:spacing w:line="240" w:lineRule="auto"/>
      </w:pPr>
      <w:r>
        <w:separator/>
      </w:r>
    </w:p>
  </w:endnote>
  <w:endnote w:type="continuationSeparator" w:id="0">
    <w:p w:rsidR="00422F5D" w:rsidRDefault="00422F5D" w14:paraId="486AA550"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panose1 w:val="020B0604020202020204"/>
    <w:charset w:val="00"/>
    <w:family w:val="auto"/>
    <w:pitch w:val="default"/>
  </w:font>
  <w:font w:name="Arial">
    <w:panose1 w:val="020B0604020202020204"/>
    <w:charset w:val="00"/>
    <w:family w:val="swiss"/>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07CE3" w:rsidRDefault="00F07CE3" w14:paraId="000001B5" w14:textId="243FD539">
    <w:pPr>
      <w:pBdr>
        <w:top w:val="nil"/>
        <w:left w:val="nil"/>
        <w:bottom w:val="nil"/>
        <w:right w:val="nil"/>
        <w:between w:val="nil"/>
      </w:pBdr>
      <w:tabs>
        <w:tab w:val="center" w:pos="4819"/>
        <w:tab w:val="right" w:pos="9638"/>
      </w:tabs>
      <w:spacing w:line="240" w:lineRule="auto"/>
      <w:jc w:val="right"/>
      <w:rPr>
        <w:rFonts w:eastAsia="Times New Roman" w:cs="Times New Roman"/>
        <w:color w:val="000000"/>
        <w:sz w:val="24"/>
        <w:szCs w:val="24"/>
      </w:rPr>
    </w:pPr>
    <w:r>
      <w:rPr>
        <w:rFonts w:eastAsia="Times New Roman" w:cs="Times New Roman"/>
        <w:color w:val="000000"/>
        <w:sz w:val="24"/>
        <w:szCs w:val="24"/>
      </w:rPr>
      <w:t xml:space="preserve">Side </w:t>
    </w:r>
    <w:r>
      <w:rPr>
        <w:rFonts w:eastAsia="Times New Roman" w:cs="Times New Roman"/>
        <w:b/>
        <w:color w:val="000000"/>
        <w:sz w:val="24"/>
        <w:szCs w:val="24"/>
      </w:rPr>
      <w:fldChar w:fldCharType="begin"/>
    </w:r>
    <w:r>
      <w:rPr>
        <w:rFonts w:eastAsia="Times New Roman" w:cs="Times New Roman"/>
        <w:b/>
        <w:color w:val="000000"/>
        <w:sz w:val="24"/>
        <w:szCs w:val="24"/>
      </w:rPr>
      <w:instrText>PAGE</w:instrText>
    </w:r>
    <w:r>
      <w:rPr>
        <w:rFonts w:eastAsia="Times New Roman" w:cs="Times New Roman"/>
        <w:b/>
        <w:color w:val="000000"/>
        <w:sz w:val="24"/>
        <w:szCs w:val="24"/>
      </w:rPr>
      <w:fldChar w:fldCharType="separate"/>
    </w:r>
    <w:r>
      <w:rPr>
        <w:rFonts w:eastAsia="Times New Roman" w:cs="Times New Roman"/>
        <w:b/>
        <w:noProof/>
        <w:color w:val="000000"/>
        <w:sz w:val="24"/>
        <w:szCs w:val="24"/>
      </w:rPr>
      <w:t>1</w:t>
    </w:r>
    <w:r>
      <w:rPr>
        <w:rFonts w:eastAsia="Times New Roman" w:cs="Times New Roman"/>
        <w:b/>
        <w:color w:val="000000"/>
        <w:sz w:val="24"/>
        <w:szCs w:val="24"/>
      </w:rPr>
      <w:fldChar w:fldCharType="end"/>
    </w:r>
    <w:r>
      <w:rPr>
        <w:rFonts w:eastAsia="Times New Roman" w:cs="Times New Roman"/>
        <w:color w:val="000000"/>
        <w:sz w:val="24"/>
        <w:szCs w:val="24"/>
      </w:rPr>
      <w:t xml:space="preserve"> af </w:t>
    </w:r>
    <w:r>
      <w:rPr>
        <w:rFonts w:eastAsia="Times New Roman" w:cs="Times New Roman"/>
        <w:b/>
        <w:color w:val="000000"/>
        <w:sz w:val="24"/>
        <w:szCs w:val="24"/>
      </w:rPr>
      <w:fldChar w:fldCharType="begin"/>
    </w:r>
    <w:r>
      <w:rPr>
        <w:rFonts w:eastAsia="Times New Roman" w:cs="Times New Roman"/>
        <w:b/>
        <w:color w:val="000000"/>
        <w:sz w:val="24"/>
        <w:szCs w:val="24"/>
      </w:rPr>
      <w:instrText>NUMPAGES</w:instrText>
    </w:r>
    <w:r>
      <w:rPr>
        <w:rFonts w:eastAsia="Times New Roman" w:cs="Times New Roman"/>
        <w:b/>
        <w:color w:val="000000"/>
        <w:sz w:val="24"/>
        <w:szCs w:val="24"/>
      </w:rPr>
      <w:fldChar w:fldCharType="separate"/>
    </w:r>
    <w:r>
      <w:rPr>
        <w:rFonts w:eastAsia="Times New Roman" w:cs="Times New Roman"/>
        <w:b/>
        <w:noProof/>
        <w:color w:val="000000"/>
        <w:sz w:val="24"/>
        <w:szCs w:val="24"/>
      </w:rPr>
      <w:t>2</w:t>
    </w:r>
    <w:r>
      <w:rPr>
        <w:rFonts w:eastAsia="Times New Roman" w:cs="Times New Roman"/>
        <w:b/>
        <w:color w:val="000000"/>
        <w:sz w:val="24"/>
        <w:szCs w:val="24"/>
      </w:rPr>
      <w:fldChar w:fldCharType="end"/>
    </w:r>
  </w:p>
  <w:p w:rsidR="00F07CE3" w:rsidRDefault="00F07CE3" w14:paraId="000001B6" w14:textId="77777777">
    <w:pPr>
      <w:tabs>
        <w:tab w:val="right" w:pos="9060"/>
      </w:tabs>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22F5D" w:rsidRDefault="00422F5D" w14:paraId="3B747CBF" w14:textId="77777777">
      <w:pPr>
        <w:spacing w:line="240" w:lineRule="auto"/>
      </w:pPr>
      <w:r>
        <w:separator/>
      </w:r>
    </w:p>
  </w:footnote>
  <w:footnote w:type="continuationSeparator" w:id="0">
    <w:p w:rsidR="00422F5D" w:rsidRDefault="00422F5D" w14:paraId="534EB18B" w14:textId="77777777">
      <w:pPr>
        <w:spacing w:line="240" w:lineRule="auto"/>
      </w:pPr>
      <w:r>
        <w:continuationSeparator/>
      </w:r>
    </w:p>
  </w:footnote>
  <w:footnote w:id="1">
    <w:p w:rsidR="00F07CE3" w:rsidRDefault="00F07CE3" w14:paraId="000001AB" w14:textId="77777777">
      <w:pPr>
        <w:pBdr>
          <w:top w:val="nil"/>
          <w:left w:val="nil"/>
          <w:bottom w:val="nil"/>
          <w:right w:val="nil"/>
          <w:between w:val="nil"/>
        </w:pBdr>
        <w:spacing w:line="240" w:lineRule="auto"/>
        <w:rPr>
          <w:color w:val="000000"/>
          <w:sz w:val="20"/>
          <w:szCs w:val="20"/>
        </w:rPr>
      </w:pPr>
      <w:r>
        <w:rPr>
          <w:vertAlign w:val="superscript"/>
        </w:rPr>
        <w:footnoteRef/>
      </w:r>
      <w:r>
        <w:rPr>
          <w:color w:val="000000"/>
          <w:sz w:val="16"/>
          <w:szCs w:val="16"/>
        </w:rPr>
        <w:t xml:space="preserve"> </w:t>
      </w:r>
      <w:r>
        <w:rPr>
          <w:rFonts w:eastAsia="Times New Roman" w:cs="Times New Roman"/>
          <w:color w:val="000000"/>
        </w:rPr>
        <w:t xml:space="preserve">Med medicin menes de lægemidler (recept og håndkøb), der findes i Medicinpriser, </w:t>
      </w:r>
      <w:proofErr w:type="spellStart"/>
      <w:r>
        <w:rPr>
          <w:rFonts w:eastAsia="Times New Roman" w:cs="Times New Roman"/>
          <w:color w:val="000000"/>
        </w:rPr>
        <w:t>magistrelle</w:t>
      </w:r>
      <w:proofErr w:type="spellEnd"/>
      <w:r>
        <w:rPr>
          <w:rFonts w:eastAsia="Times New Roman" w:cs="Times New Roman"/>
          <w:color w:val="000000"/>
        </w:rPr>
        <w:t xml:space="preserve"> lægemidler, lægemidler ordineret på udleveringstilladelse og godkendte naturlægemidler samt vacciner.</w:t>
      </w:r>
    </w:p>
  </w:footnote>
  <w:footnote w:id="2">
    <w:p w:rsidRPr="004F287E" w:rsidR="00F07CE3" w:rsidRDefault="00F07CE3" w14:paraId="000001AC" w14:textId="77777777">
      <w:pPr>
        <w:rPr>
          <w:rFonts w:eastAsia="Times New Roman" w:cs="Times New Roman"/>
          <w:sz w:val="20"/>
          <w:szCs w:val="20"/>
          <w:highlight w:val="yellow"/>
        </w:rPr>
      </w:pPr>
      <w:r w:rsidRPr="004F287E">
        <w:rPr>
          <w:highlight w:val="yellow"/>
          <w:vertAlign w:val="superscript"/>
        </w:rPr>
        <w:footnoteRef/>
      </w:r>
      <w:r w:rsidRPr="004F287E">
        <w:rPr>
          <w:sz w:val="20"/>
          <w:szCs w:val="20"/>
          <w:highlight w:val="yellow"/>
        </w:rPr>
        <w:t xml:space="preserve"> </w:t>
      </w:r>
      <w:r w:rsidRPr="004F287E">
        <w:rPr>
          <w:rFonts w:eastAsia="Times New Roman" w:cs="Times New Roman"/>
          <w:sz w:val="20"/>
          <w:szCs w:val="20"/>
          <w:highlight w:val="yellow"/>
        </w:rPr>
        <w:t>Den international standard for elektronisk udveksling af bivirkningsindberetninger.</w:t>
      </w:r>
    </w:p>
    <w:p w:rsidRPr="00905FE6" w:rsidR="00F07CE3" w:rsidRDefault="00F07CE3" w14:paraId="000001AD" w14:textId="00247B7D">
      <w:pPr>
        <w:rPr>
          <w:rFonts w:eastAsia="Times New Roman" w:cs="Times New Roman"/>
          <w:lang w:val="en-US"/>
        </w:rPr>
      </w:pPr>
      <w:r w:rsidRPr="004F287E">
        <w:rPr>
          <w:rFonts w:eastAsia="Times New Roman" w:cs="Times New Roman"/>
          <w:sz w:val="20"/>
          <w:szCs w:val="20"/>
          <w:highlight w:val="yellow"/>
          <w:lang w:val="en-US"/>
        </w:rPr>
        <w:t xml:space="preserve">“ICH </w:t>
      </w:r>
      <w:proofErr w:type="spellStart"/>
      <w:r w:rsidRPr="004F287E">
        <w:rPr>
          <w:rFonts w:eastAsia="Times New Roman" w:cs="Times New Roman"/>
          <w:sz w:val="20"/>
          <w:szCs w:val="20"/>
          <w:highlight w:val="yellow"/>
          <w:lang w:val="en-US"/>
        </w:rPr>
        <w:t>harmonised</w:t>
      </w:r>
      <w:proofErr w:type="spellEnd"/>
      <w:r w:rsidRPr="004F287E">
        <w:rPr>
          <w:rFonts w:eastAsia="Times New Roman" w:cs="Times New Roman"/>
          <w:sz w:val="20"/>
          <w:szCs w:val="20"/>
          <w:highlight w:val="yellow"/>
          <w:lang w:val="en-US"/>
        </w:rPr>
        <w:t xml:space="preserve"> tripartite guideline. Maintenance of the ICH guideline on clinical safety data management: Data elements for transmission of individual case safety reports E2B(R2).”</w:t>
      </w:r>
    </w:p>
  </w:footnote>
  <w:footnote w:id="3">
    <w:p w:rsidR="00F07CE3" w:rsidRDefault="00F07CE3" w14:paraId="000001AE" w14:textId="77777777">
      <w:pPr>
        <w:rPr>
          <w:rFonts w:eastAsia="Times New Roman" w:cs="Times New Roman"/>
        </w:rPr>
      </w:pPr>
      <w:r>
        <w:rPr>
          <w:vertAlign w:val="superscript"/>
        </w:rPr>
        <w:footnoteRef/>
      </w:r>
      <w:r>
        <w:rPr>
          <w:rFonts w:eastAsia="Times New Roman" w:cs="Times New Roman"/>
          <w:sz w:val="20"/>
          <w:szCs w:val="20"/>
        </w:rPr>
        <w:t xml:space="preserve"> CPR-nummer indhentes kun til Lægemiddelstyrelsens interne brug (eksempelvis dubletkontrol) og vil ikke blive videregivet. Hvis patientens CPR-nummer findes i lægens it-system, skal det indberettes til Lægemiddelstyrelsen. Lægemiddelstyrelsen skal informere patienten om, at der er indberettet en bivirkning på patientens CPR-nr.</w:t>
      </w:r>
    </w:p>
  </w:footnote>
  <w:footnote w:id="4">
    <w:p w:rsidR="00F07CE3" w:rsidRDefault="00F07CE3" w14:paraId="000001AF" w14:textId="77777777">
      <w:pPr>
        <w:rPr>
          <w:rFonts w:eastAsia="Times New Roman" w:cs="Times New Roman"/>
        </w:rPr>
      </w:pPr>
      <w:r>
        <w:rPr>
          <w:vertAlign w:val="superscript"/>
        </w:rPr>
        <w:footnoteRef/>
      </w:r>
      <w:r>
        <w:t xml:space="preserve"> </w:t>
      </w:r>
      <w:proofErr w:type="spellStart"/>
      <w:r>
        <w:rPr>
          <w:rFonts w:eastAsia="Times New Roman" w:cs="Times New Roman"/>
        </w:rPr>
        <w:t>MedDRA</w:t>
      </w:r>
      <w:proofErr w:type="spellEnd"/>
      <w:r>
        <w:rPr>
          <w:rFonts w:eastAsia="Times New Roman" w:cs="Times New Roman"/>
        </w:rPr>
        <w:t xml:space="preserve"> (Medical Dictionary for </w:t>
      </w:r>
      <w:proofErr w:type="spellStart"/>
      <w:r>
        <w:rPr>
          <w:rFonts w:eastAsia="Times New Roman" w:cs="Times New Roman"/>
        </w:rPr>
        <w:t>Regulatory</w:t>
      </w:r>
      <w:proofErr w:type="spellEnd"/>
      <w:r>
        <w:rPr>
          <w:rFonts w:eastAsia="Times New Roman" w:cs="Times New Roman"/>
        </w:rPr>
        <w:t xml:space="preserve"> </w:t>
      </w:r>
      <w:proofErr w:type="spellStart"/>
      <w:r>
        <w:rPr>
          <w:rFonts w:eastAsia="Times New Roman" w:cs="Times New Roman"/>
        </w:rPr>
        <w:t>Activities</w:t>
      </w:r>
      <w:proofErr w:type="spellEnd"/>
      <w:r>
        <w:rPr>
          <w:rFonts w:eastAsia="Times New Roman" w:cs="Times New Roman"/>
        </w:rPr>
        <w:t xml:space="preserve">) er den terminologi, som bruges i bivirkningsindberetninger globalt. Læs mere på </w:t>
      </w:r>
      <w:hyperlink r:id="rId1">
        <w:r>
          <w:rPr>
            <w:rFonts w:eastAsia="Times New Roman" w:cs="Times New Roman"/>
            <w:color w:val="0000FF"/>
            <w:u w:val="single"/>
          </w:rPr>
          <w:t>http://www.meddra.org</w:t>
        </w:r>
      </w:hyperlink>
    </w:p>
  </w:footnote>
  <w:footnote w:id="5">
    <w:p w:rsidR="00F07CE3" w:rsidRDefault="00F07CE3" w14:paraId="000001B0" w14:textId="5B710568">
      <w:pPr>
        <w:pBdr>
          <w:top w:val="nil"/>
          <w:left w:val="nil"/>
          <w:bottom w:val="nil"/>
          <w:right w:val="nil"/>
          <w:between w:val="nil"/>
        </w:pBdr>
        <w:spacing w:line="240" w:lineRule="auto"/>
        <w:rPr>
          <w:color w:val="000000"/>
          <w:sz w:val="20"/>
          <w:szCs w:val="20"/>
        </w:rPr>
      </w:pPr>
      <w:r>
        <w:rPr>
          <w:vertAlign w:val="superscript"/>
        </w:rPr>
        <w:footnoteRef/>
      </w:r>
      <w:r>
        <w:rPr>
          <w:color w:val="000000"/>
          <w:sz w:val="20"/>
          <w:szCs w:val="20"/>
        </w:rPr>
        <w:t xml:space="preserve"> </w:t>
      </w:r>
      <w:r>
        <w:rPr>
          <w:rFonts w:eastAsia="Times New Roman" w:cs="Times New Roman"/>
          <w:color w:val="000000"/>
        </w:rPr>
        <w:t>Med medicin menes</w:t>
      </w:r>
      <w:ins w:author="Rikke Gr�ngaard" w:date="2022-03-04T10:56:00Z" w:id="361">
        <w:r>
          <w:rPr>
            <w:rFonts w:eastAsia="Times New Roman" w:cs="Times New Roman"/>
            <w:color w:val="000000"/>
          </w:rPr>
          <w:t xml:space="preserve"> </w:t>
        </w:r>
      </w:ins>
      <w:del w:author="Rikke Gr�ngaard" w:date="2022-03-04T10:56:00Z" w:id="362">
        <w:r w:rsidDel="00714116">
          <w:rPr>
            <w:rFonts w:eastAsia="Times New Roman" w:cs="Times New Roman"/>
            <w:color w:val="000000"/>
          </w:rPr>
          <w:delText xml:space="preserve"> de </w:delText>
        </w:r>
      </w:del>
      <w:r>
        <w:rPr>
          <w:rFonts w:eastAsia="Times New Roman" w:cs="Times New Roman"/>
          <w:color w:val="000000"/>
        </w:rPr>
        <w:t>lægemidler (recept og håndkøb)</w:t>
      </w:r>
      <w:ins w:author="Rikke Gr�ngaard" w:date="2022-03-04T10:57:00Z" w:id="363">
        <w:r>
          <w:rPr>
            <w:rFonts w:eastAsia="Times New Roman" w:cs="Times New Roman"/>
            <w:color w:val="000000"/>
          </w:rPr>
          <w:t xml:space="preserve"> som</w:t>
        </w:r>
      </w:ins>
      <w:del w:author="Rikke Gr�ngaard" w:date="2022-03-04T10:56:00Z" w:id="364">
        <w:r w:rsidDel="00714116">
          <w:rPr>
            <w:rFonts w:eastAsia="Times New Roman" w:cs="Times New Roman"/>
            <w:color w:val="000000"/>
          </w:rPr>
          <w:delText>, der</w:delText>
        </w:r>
      </w:del>
      <w:r>
        <w:rPr>
          <w:rFonts w:eastAsia="Times New Roman" w:cs="Times New Roman"/>
          <w:color w:val="000000"/>
        </w:rPr>
        <w:t xml:space="preserve"> findes i Medicinpriser, </w:t>
      </w:r>
      <w:proofErr w:type="spellStart"/>
      <w:r>
        <w:rPr>
          <w:rFonts w:eastAsia="Times New Roman" w:cs="Times New Roman"/>
          <w:color w:val="000000"/>
        </w:rPr>
        <w:t>magistrelle</w:t>
      </w:r>
      <w:proofErr w:type="spellEnd"/>
      <w:r>
        <w:rPr>
          <w:rFonts w:eastAsia="Times New Roman" w:cs="Times New Roman"/>
          <w:color w:val="000000"/>
        </w:rPr>
        <w:t xml:space="preserve"> lægemidler, lægemidler ordineret på udleveringstilladelse og godkendte naturlægemidler samt vacciner.</w:t>
      </w:r>
    </w:p>
  </w:footnote>
  <w:footnote w:id="6">
    <w:p w:rsidR="00F07CE3" w:rsidRDefault="00F07CE3" w14:paraId="000001B1" w14:textId="77777777">
      <w:pPr>
        <w:pBdr>
          <w:top w:val="nil"/>
          <w:left w:val="nil"/>
          <w:bottom w:val="nil"/>
          <w:right w:val="nil"/>
          <w:between w:val="nil"/>
        </w:pBdr>
        <w:spacing w:line="240" w:lineRule="auto"/>
        <w:rPr>
          <w:color w:val="000000"/>
          <w:sz w:val="20"/>
          <w:szCs w:val="20"/>
        </w:rPr>
      </w:pPr>
      <w:r>
        <w:rPr>
          <w:vertAlign w:val="superscript"/>
        </w:rPr>
        <w:footnoteRef/>
      </w:r>
      <w:r>
        <w:rPr>
          <w:rFonts w:eastAsia="Times New Roman" w:cs="Times New Roman"/>
          <w:color w:val="000000"/>
        </w:rPr>
        <w:t xml:space="preserve"> I tilfælde af en indberetning med flere bivirkninger betragtes startdato for første bivirkning som bivirknings starttidspunkt.</w:t>
      </w:r>
    </w:p>
  </w:footnote>
  <w:footnote w:id="7">
    <w:p w:rsidR="00F07CE3" w:rsidRDefault="00F07CE3" w14:paraId="000001B2" w14:textId="77777777">
      <w:pPr>
        <w:pBdr>
          <w:top w:val="nil"/>
          <w:left w:val="nil"/>
          <w:bottom w:val="nil"/>
          <w:right w:val="nil"/>
          <w:between w:val="nil"/>
        </w:pBdr>
        <w:spacing w:line="240" w:lineRule="auto"/>
        <w:rPr>
          <w:rFonts w:eastAsia="Times New Roman" w:cs="Times New Roman"/>
          <w:color w:val="000000"/>
          <w:sz w:val="20"/>
          <w:szCs w:val="20"/>
        </w:rPr>
      </w:pPr>
      <w:r>
        <w:rPr>
          <w:vertAlign w:val="superscript"/>
        </w:rPr>
        <w:footnoteRef/>
      </w:r>
      <w:r>
        <w:rPr>
          <w:rFonts w:eastAsia="Times New Roman" w:cs="Times New Roman"/>
          <w:color w:val="000000"/>
          <w:sz w:val="20"/>
          <w:szCs w:val="20"/>
        </w:rPr>
        <w:t xml:space="preserve"> Udlevering eller administration af medicin til borgeren f.eks. hos lægen, på sygehuset eller på apoteket.</w:t>
      </w:r>
    </w:p>
  </w:footnote>
  <w:footnote w:id="8">
    <w:p w:rsidR="00F07CE3" w:rsidRDefault="00F07CE3" w14:paraId="000001B4" w14:textId="77777777">
      <w:pPr>
        <w:pBdr>
          <w:top w:val="nil"/>
          <w:left w:val="nil"/>
          <w:bottom w:val="nil"/>
          <w:right w:val="nil"/>
          <w:between w:val="nil"/>
        </w:pBdr>
        <w:spacing w:line="240" w:lineRule="auto"/>
        <w:rPr>
          <w:color w:val="000000"/>
          <w:sz w:val="20"/>
          <w:szCs w:val="20"/>
        </w:rPr>
      </w:pPr>
      <w:r>
        <w:rPr>
          <w:vertAlign w:val="superscript"/>
        </w:rPr>
        <w:footnoteRef/>
      </w:r>
      <w:r>
        <w:rPr>
          <w:color w:val="000000"/>
          <w:sz w:val="20"/>
          <w:szCs w:val="20"/>
        </w:rPr>
        <w:t xml:space="preserve"> Jf. Bekendtgørelse om autoriserede sundhedspersoners patientjournaler.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D208E"/>
    <w:multiLevelType w:val="multilevel"/>
    <w:tmpl w:val="2C869DEA"/>
    <w:lvl w:ilvl="0">
      <w:start w:val="1"/>
      <w:numFmt w:val="decimal"/>
      <w:lvlText w:val="%1."/>
      <w:lvlJc w:val="left"/>
      <w:pPr>
        <w:ind w:left="502" w:hanging="360"/>
      </w:pPr>
    </w:lvl>
    <w:lvl w:ilvl="1">
      <w:start w:val="1"/>
      <w:numFmt w:val="lowerLetter"/>
      <w:lvlText w:val="%2."/>
      <w:lvlJc w:val="left"/>
      <w:pPr>
        <w:ind w:left="1222" w:hanging="360"/>
      </w:pPr>
    </w:lvl>
    <w:lvl w:ilvl="2">
      <w:start w:val="1"/>
      <w:numFmt w:val="lowerRoman"/>
      <w:lvlText w:val="%3."/>
      <w:lvlJc w:val="right"/>
      <w:pPr>
        <w:ind w:left="1942" w:hanging="180"/>
      </w:pPr>
    </w:lvl>
    <w:lvl w:ilvl="3">
      <w:start w:val="1"/>
      <w:numFmt w:val="decimal"/>
      <w:lvlText w:val="%4."/>
      <w:lvlJc w:val="left"/>
      <w:pPr>
        <w:ind w:left="2662" w:hanging="360"/>
      </w:pPr>
    </w:lvl>
    <w:lvl w:ilvl="4">
      <w:start w:val="1"/>
      <w:numFmt w:val="lowerLetter"/>
      <w:lvlText w:val="%5."/>
      <w:lvlJc w:val="left"/>
      <w:pPr>
        <w:ind w:left="3382" w:hanging="360"/>
      </w:pPr>
    </w:lvl>
    <w:lvl w:ilvl="5">
      <w:start w:val="1"/>
      <w:numFmt w:val="lowerRoman"/>
      <w:lvlText w:val="%6."/>
      <w:lvlJc w:val="right"/>
      <w:pPr>
        <w:ind w:left="4102" w:hanging="180"/>
      </w:pPr>
    </w:lvl>
    <w:lvl w:ilvl="6">
      <w:start w:val="1"/>
      <w:numFmt w:val="decimal"/>
      <w:lvlText w:val="%7."/>
      <w:lvlJc w:val="left"/>
      <w:pPr>
        <w:ind w:left="4822" w:hanging="360"/>
      </w:pPr>
    </w:lvl>
    <w:lvl w:ilvl="7">
      <w:start w:val="1"/>
      <w:numFmt w:val="lowerLetter"/>
      <w:lvlText w:val="%8."/>
      <w:lvlJc w:val="left"/>
      <w:pPr>
        <w:ind w:left="5542" w:hanging="360"/>
      </w:pPr>
    </w:lvl>
    <w:lvl w:ilvl="8">
      <w:start w:val="1"/>
      <w:numFmt w:val="lowerRoman"/>
      <w:lvlText w:val="%9."/>
      <w:lvlJc w:val="right"/>
      <w:pPr>
        <w:ind w:left="6262" w:hanging="180"/>
      </w:pPr>
    </w:lvl>
  </w:abstractNum>
  <w:abstractNum w:abstractNumId="1" w15:restartNumberingAfterBreak="0">
    <w:nsid w:val="0938687E"/>
    <w:multiLevelType w:val="multilevel"/>
    <w:tmpl w:val="AA5AD14E"/>
    <w:lvl w:ilvl="0">
      <w:start w:val="1"/>
      <w:numFmt w:val="decimal"/>
      <w:lvlText w:val="%1"/>
      <w:lvlJc w:val="left"/>
      <w:pPr>
        <w:ind w:left="432" w:firstLine="0"/>
      </w:pPr>
      <w:rPr>
        <w:rFonts w:hint="default"/>
      </w:rPr>
    </w:lvl>
    <w:lvl w:ilvl="1">
      <w:start w:val="1"/>
      <w:numFmt w:val="decimal"/>
      <w:lvlText w:val="%1.%2"/>
      <w:lvlJc w:val="left"/>
      <w:pPr>
        <w:ind w:left="576" w:firstLine="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426" w:hanging="426"/>
      </w:pPr>
      <w:rPr>
        <w:rFonts w:hint="default"/>
      </w:rPr>
    </w:lvl>
    <w:lvl w:ilvl="4">
      <w:start w:val="1"/>
      <w:numFmt w:val="decimal"/>
      <w:lvlText w:val="%1.%2.%3.%4.%5"/>
      <w:lvlJc w:val="left"/>
      <w:pPr>
        <w:ind w:left="1008" w:firstLine="0"/>
      </w:pPr>
      <w:rPr>
        <w:rFonts w:hint="default"/>
      </w:rPr>
    </w:lvl>
    <w:lvl w:ilvl="5">
      <w:start w:val="1"/>
      <w:numFmt w:val="decimal"/>
      <w:lvlText w:val="%1.%2.%3.%4.%5.%6"/>
      <w:lvlJc w:val="left"/>
      <w:pPr>
        <w:ind w:left="1152" w:firstLine="0"/>
      </w:pPr>
      <w:rPr>
        <w:rFonts w:hint="default"/>
      </w:rPr>
    </w:lvl>
    <w:lvl w:ilvl="6">
      <w:start w:val="1"/>
      <w:numFmt w:val="decimal"/>
      <w:lvlText w:val="%1.%2.%3.%4.%5.%6.%7"/>
      <w:lvlJc w:val="left"/>
      <w:pPr>
        <w:ind w:left="1296" w:firstLine="0"/>
      </w:pPr>
      <w:rPr>
        <w:rFonts w:hint="default"/>
      </w:rPr>
    </w:lvl>
    <w:lvl w:ilvl="7">
      <w:start w:val="1"/>
      <w:numFmt w:val="decimal"/>
      <w:lvlText w:val="%1.%2.%3.%4.%5.%6.%7.%8"/>
      <w:lvlJc w:val="left"/>
      <w:pPr>
        <w:ind w:left="1440" w:firstLine="0"/>
      </w:pPr>
      <w:rPr>
        <w:rFonts w:hint="default"/>
      </w:rPr>
    </w:lvl>
    <w:lvl w:ilvl="8">
      <w:start w:val="1"/>
      <w:numFmt w:val="decimal"/>
      <w:lvlText w:val="%1.%2.%3.%4.%5.%6.%7.%8.%9"/>
      <w:lvlJc w:val="left"/>
      <w:pPr>
        <w:ind w:left="1584" w:firstLine="0"/>
      </w:pPr>
      <w:rPr>
        <w:rFonts w:hint="default"/>
      </w:rPr>
    </w:lvl>
  </w:abstractNum>
  <w:abstractNum w:abstractNumId="2" w15:restartNumberingAfterBreak="0">
    <w:nsid w:val="0CF96FAF"/>
    <w:multiLevelType w:val="multilevel"/>
    <w:tmpl w:val="D34A563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0ED07FFB"/>
    <w:multiLevelType w:val="multilevel"/>
    <w:tmpl w:val="3C2CEC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ED70520"/>
    <w:multiLevelType w:val="multilevel"/>
    <w:tmpl w:val="73C006E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Overskrift4"/>
      <w:lvlText w:val="%3."/>
      <w:lvlJc w:val="left"/>
      <w:pPr>
        <w:tabs>
          <w:tab w:val="num" w:pos="2160"/>
        </w:tabs>
        <w:ind w:left="2160" w:hanging="720"/>
      </w:pPr>
    </w:lvl>
    <w:lvl w:ilvl="3">
      <w:start w:val="1"/>
      <w:numFmt w:val="decimal"/>
      <w:pStyle w:val="Overskrift5"/>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25A203F1"/>
    <w:multiLevelType w:val="multilevel"/>
    <w:tmpl w:val="D270AD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AF7023E"/>
    <w:multiLevelType w:val="multilevel"/>
    <w:tmpl w:val="66F658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80274CC"/>
    <w:multiLevelType w:val="multilevel"/>
    <w:tmpl w:val="2C68FD5A"/>
    <w:lvl w:ilvl="0">
      <w:start w:val="1"/>
      <w:numFmt w:val="decimal"/>
      <w:lvlText w:val="%1."/>
      <w:lvlJc w:val="left"/>
      <w:pPr>
        <w:ind w:left="360" w:hanging="360"/>
      </w:pPr>
      <w:rPr>
        <w:sz w:val="24"/>
        <w:szCs w:val="24"/>
      </w:rPr>
    </w:lvl>
    <w:lvl w:ilvl="1">
      <w:start w:val="1"/>
      <w:numFmt w:val="bullet"/>
      <w:lvlText w:val="o"/>
      <w:lvlJc w:val="left"/>
      <w:pPr>
        <w:ind w:left="1080" w:hanging="360"/>
      </w:pPr>
      <w:rPr>
        <w:rFonts w:ascii="Courier New" w:hAnsi="Courier New" w:eastAsia="Courier New" w:cs="Courier New"/>
      </w:rPr>
    </w:lvl>
    <w:lvl w:ilvl="2">
      <w:start w:val="1"/>
      <w:numFmt w:val="bullet"/>
      <w:lvlText w:val="▪"/>
      <w:lvlJc w:val="left"/>
      <w:pPr>
        <w:ind w:left="1800" w:hanging="360"/>
      </w:pPr>
      <w:rPr>
        <w:rFonts w:ascii="Noto Sans Symbols" w:hAnsi="Noto Sans Symbols" w:eastAsia="Noto Sans Symbols" w:cs="Noto Sans Symbols"/>
      </w:rPr>
    </w:lvl>
    <w:lvl w:ilvl="3">
      <w:start w:val="1"/>
      <w:numFmt w:val="bullet"/>
      <w:lvlText w:val="●"/>
      <w:lvlJc w:val="left"/>
      <w:pPr>
        <w:ind w:left="2520" w:hanging="360"/>
      </w:pPr>
      <w:rPr>
        <w:rFonts w:ascii="Noto Sans Symbols" w:hAnsi="Noto Sans Symbols" w:eastAsia="Noto Sans Symbols" w:cs="Noto Sans Symbols"/>
      </w:rPr>
    </w:lvl>
    <w:lvl w:ilvl="4">
      <w:start w:val="1"/>
      <w:numFmt w:val="bullet"/>
      <w:lvlText w:val="o"/>
      <w:lvlJc w:val="left"/>
      <w:pPr>
        <w:ind w:left="3240" w:hanging="360"/>
      </w:pPr>
      <w:rPr>
        <w:rFonts w:ascii="Courier New" w:hAnsi="Courier New" w:eastAsia="Courier New" w:cs="Courier New"/>
      </w:rPr>
    </w:lvl>
    <w:lvl w:ilvl="5">
      <w:start w:val="1"/>
      <w:numFmt w:val="bullet"/>
      <w:lvlText w:val="▪"/>
      <w:lvlJc w:val="left"/>
      <w:pPr>
        <w:ind w:left="3960" w:hanging="360"/>
      </w:pPr>
      <w:rPr>
        <w:rFonts w:ascii="Noto Sans Symbols" w:hAnsi="Noto Sans Symbols" w:eastAsia="Noto Sans Symbols" w:cs="Noto Sans Symbols"/>
      </w:rPr>
    </w:lvl>
    <w:lvl w:ilvl="6">
      <w:start w:val="1"/>
      <w:numFmt w:val="bullet"/>
      <w:lvlText w:val="●"/>
      <w:lvlJc w:val="left"/>
      <w:pPr>
        <w:ind w:left="4680" w:hanging="360"/>
      </w:pPr>
      <w:rPr>
        <w:rFonts w:ascii="Noto Sans Symbols" w:hAnsi="Noto Sans Symbols" w:eastAsia="Noto Sans Symbols" w:cs="Noto Sans Symbols"/>
      </w:rPr>
    </w:lvl>
    <w:lvl w:ilvl="7">
      <w:start w:val="1"/>
      <w:numFmt w:val="bullet"/>
      <w:lvlText w:val="o"/>
      <w:lvlJc w:val="left"/>
      <w:pPr>
        <w:ind w:left="5400" w:hanging="360"/>
      </w:pPr>
      <w:rPr>
        <w:rFonts w:ascii="Courier New" w:hAnsi="Courier New" w:eastAsia="Courier New" w:cs="Courier New"/>
      </w:rPr>
    </w:lvl>
    <w:lvl w:ilvl="8">
      <w:start w:val="1"/>
      <w:numFmt w:val="bullet"/>
      <w:lvlText w:val="▪"/>
      <w:lvlJc w:val="left"/>
      <w:pPr>
        <w:ind w:left="6120" w:hanging="360"/>
      </w:pPr>
      <w:rPr>
        <w:rFonts w:ascii="Noto Sans Symbols" w:hAnsi="Noto Sans Symbols" w:eastAsia="Noto Sans Symbols" w:cs="Noto Sans Symbols"/>
      </w:rPr>
    </w:lvl>
  </w:abstractNum>
  <w:abstractNum w:abstractNumId="8" w15:restartNumberingAfterBreak="0">
    <w:nsid w:val="3B8A69F0"/>
    <w:multiLevelType w:val="multilevel"/>
    <w:tmpl w:val="F78081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8C62565"/>
    <w:multiLevelType w:val="multilevel"/>
    <w:tmpl w:val="76283E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9B03807"/>
    <w:multiLevelType w:val="multilevel"/>
    <w:tmpl w:val="3942031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 w15:restartNumberingAfterBreak="0">
    <w:nsid w:val="4B6A5610"/>
    <w:multiLevelType w:val="multilevel"/>
    <w:tmpl w:val="E24286C4"/>
    <w:lvl w:ilvl="0">
      <w:start w:val="1"/>
      <w:numFmt w:val="bullet"/>
      <w:lvlText w:val="●"/>
      <w:lvlJc w:val="left"/>
      <w:pPr>
        <w:ind w:left="360" w:hanging="360"/>
      </w:pPr>
      <w:rPr>
        <w:rFonts w:ascii="Noto Sans Symbols" w:hAnsi="Noto Sans Symbols" w:eastAsia="Noto Sans Symbols" w:cs="Noto Sans Symbols"/>
      </w:rPr>
    </w:lvl>
    <w:lvl w:ilvl="1">
      <w:start w:val="1"/>
      <w:numFmt w:val="bullet"/>
      <w:lvlText w:val="o"/>
      <w:lvlJc w:val="left"/>
      <w:pPr>
        <w:ind w:left="1080" w:hanging="360"/>
      </w:pPr>
      <w:rPr>
        <w:rFonts w:ascii="Courier New" w:hAnsi="Courier New" w:eastAsia="Courier New" w:cs="Courier New"/>
      </w:rPr>
    </w:lvl>
    <w:lvl w:ilvl="2">
      <w:start w:val="1"/>
      <w:numFmt w:val="bullet"/>
      <w:lvlText w:val="▪"/>
      <w:lvlJc w:val="left"/>
      <w:pPr>
        <w:ind w:left="1800" w:hanging="360"/>
      </w:pPr>
      <w:rPr>
        <w:rFonts w:ascii="Noto Sans Symbols" w:hAnsi="Noto Sans Symbols" w:eastAsia="Noto Sans Symbols" w:cs="Noto Sans Symbols"/>
      </w:rPr>
    </w:lvl>
    <w:lvl w:ilvl="3">
      <w:start w:val="1"/>
      <w:numFmt w:val="bullet"/>
      <w:lvlText w:val="●"/>
      <w:lvlJc w:val="left"/>
      <w:pPr>
        <w:ind w:left="2520" w:hanging="360"/>
      </w:pPr>
      <w:rPr>
        <w:rFonts w:ascii="Noto Sans Symbols" w:hAnsi="Noto Sans Symbols" w:eastAsia="Noto Sans Symbols" w:cs="Noto Sans Symbols"/>
      </w:rPr>
    </w:lvl>
    <w:lvl w:ilvl="4">
      <w:start w:val="1"/>
      <w:numFmt w:val="bullet"/>
      <w:lvlText w:val="o"/>
      <w:lvlJc w:val="left"/>
      <w:pPr>
        <w:ind w:left="3240" w:hanging="360"/>
      </w:pPr>
      <w:rPr>
        <w:rFonts w:ascii="Courier New" w:hAnsi="Courier New" w:eastAsia="Courier New" w:cs="Courier New"/>
      </w:rPr>
    </w:lvl>
    <w:lvl w:ilvl="5">
      <w:start w:val="1"/>
      <w:numFmt w:val="bullet"/>
      <w:lvlText w:val="▪"/>
      <w:lvlJc w:val="left"/>
      <w:pPr>
        <w:ind w:left="3960" w:hanging="360"/>
      </w:pPr>
      <w:rPr>
        <w:rFonts w:ascii="Noto Sans Symbols" w:hAnsi="Noto Sans Symbols" w:eastAsia="Noto Sans Symbols" w:cs="Noto Sans Symbols"/>
      </w:rPr>
    </w:lvl>
    <w:lvl w:ilvl="6">
      <w:start w:val="1"/>
      <w:numFmt w:val="bullet"/>
      <w:lvlText w:val="●"/>
      <w:lvlJc w:val="left"/>
      <w:pPr>
        <w:ind w:left="4680" w:hanging="360"/>
      </w:pPr>
      <w:rPr>
        <w:rFonts w:ascii="Noto Sans Symbols" w:hAnsi="Noto Sans Symbols" w:eastAsia="Noto Sans Symbols" w:cs="Noto Sans Symbols"/>
      </w:rPr>
    </w:lvl>
    <w:lvl w:ilvl="7">
      <w:start w:val="1"/>
      <w:numFmt w:val="bullet"/>
      <w:lvlText w:val="o"/>
      <w:lvlJc w:val="left"/>
      <w:pPr>
        <w:ind w:left="5400" w:hanging="360"/>
      </w:pPr>
      <w:rPr>
        <w:rFonts w:ascii="Courier New" w:hAnsi="Courier New" w:eastAsia="Courier New" w:cs="Courier New"/>
      </w:rPr>
    </w:lvl>
    <w:lvl w:ilvl="8">
      <w:start w:val="1"/>
      <w:numFmt w:val="bullet"/>
      <w:lvlText w:val="▪"/>
      <w:lvlJc w:val="left"/>
      <w:pPr>
        <w:ind w:left="6120" w:hanging="360"/>
      </w:pPr>
      <w:rPr>
        <w:rFonts w:ascii="Noto Sans Symbols" w:hAnsi="Noto Sans Symbols" w:eastAsia="Noto Sans Symbols" w:cs="Noto Sans Symbols"/>
      </w:rPr>
    </w:lvl>
  </w:abstractNum>
  <w:abstractNum w:abstractNumId="12" w15:restartNumberingAfterBreak="0">
    <w:nsid w:val="60EE6340"/>
    <w:multiLevelType w:val="hybridMultilevel"/>
    <w:tmpl w:val="CF30F6E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15:restartNumberingAfterBreak="0">
    <w:nsid w:val="61AD6641"/>
    <w:multiLevelType w:val="multilevel"/>
    <w:tmpl w:val="169CACF6"/>
    <w:lvl w:ilvl="0">
      <w:start w:val="6"/>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62F357B2"/>
    <w:multiLevelType w:val="hybridMultilevel"/>
    <w:tmpl w:val="5358C324"/>
    <w:lvl w:ilvl="0" w:tplc="D2443450">
      <w:numFmt w:val="bullet"/>
      <w:lvlText w:val="-"/>
      <w:lvlJc w:val="left"/>
      <w:pPr>
        <w:ind w:left="720" w:hanging="360"/>
      </w:pPr>
      <w:rPr>
        <w:rFonts w:hint="default" w:ascii="Times New Roman" w:hAnsi="Times New Roman" w:eastAsia="Arial" w:cs="Times New Roman"/>
      </w:rPr>
    </w:lvl>
    <w:lvl w:ilvl="1" w:tplc="04060003" w:tentative="1">
      <w:start w:val="1"/>
      <w:numFmt w:val="bullet"/>
      <w:lvlText w:val="o"/>
      <w:lvlJc w:val="left"/>
      <w:pPr>
        <w:ind w:left="1440" w:hanging="360"/>
      </w:pPr>
      <w:rPr>
        <w:rFonts w:hint="default" w:ascii="Courier New" w:hAnsi="Courier New" w:cs="Courier New"/>
      </w:rPr>
    </w:lvl>
    <w:lvl w:ilvl="2" w:tplc="04060005" w:tentative="1">
      <w:start w:val="1"/>
      <w:numFmt w:val="bullet"/>
      <w:lvlText w:val=""/>
      <w:lvlJc w:val="left"/>
      <w:pPr>
        <w:ind w:left="2160" w:hanging="360"/>
      </w:pPr>
      <w:rPr>
        <w:rFonts w:hint="default" w:ascii="Wingdings" w:hAnsi="Wingdings"/>
      </w:rPr>
    </w:lvl>
    <w:lvl w:ilvl="3" w:tplc="04060001" w:tentative="1">
      <w:start w:val="1"/>
      <w:numFmt w:val="bullet"/>
      <w:lvlText w:val=""/>
      <w:lvlJc w:val="left"/>
      <w:pPr>
        <w:ind w:left="2880" w:hanging="360"/>
      </w:pPr>
      <w:rPr>
        <w:rFonts w:hint="default" w:ascii="Symbol" w:hAnsi="Symbol"/>
      </w:rPr>
    </w:lvl>
    <w:lvl w:ilvl="4" w:tplc="04060003" w:tentative="1">
      <w:start w:val="1"/>
      <w:numFmt w:val="bullet"/>
      <w:lvlText w:val="o"/>
      <w:lvlJc w:val="left"/>
      <w:pPr>
        <w:ind w:left="3600" w:hanging="360"/>
      </w:pPr>
      <w:rPr>
        <w:rFonts w:hint="default" w:ascii="Courier New" w:hAnsi="Courier New" w:cs="Courier New"/>
      </w:rPr>
    </w:lvl>
    <w:lvl w:ilvl="5" w:tplc="04060005" w:tentative="1">
      <w:start w:val="1"/>
      <w:numFmt w:val="bullet"/>
      <w:lvlText w:val=""/>
      <w:lvlJc w:val="left"/>
      <w:pPr>
        <w:ind w:left="4320" w:hanging="360"/>
      </w:pPr>
      <w:rPr>
        <w:rFonts w:hint="default" w:ascii="Wingdings" w:hAnsi="Wingdings"/>
      </w:rPr>
    </w:lvl>
    <w:lvl w:ilvl="6" w:tplc="04060001" w:tentative="1">
      <w:start w:val="1"/>
      <w:numFmt w:val="bullet"/>
      <w:lvlText w:val=""/>
      <w:lvlJc w:val="left"/>
      <w:pPr>
        <w:ind w:left="5040" w:hanging="360"/>
      </w:pPr>
      <w:rPr>
        <w:rFonts w:hint="default" w:ascii="Symbol" w:hAnsi="Symbol"/>
      </w:rPr>
    </w:lvl>
    <w:lvl w:ilvl="7" w:tplc="04060003" w:tentative="1">
      <w:start w:val="1"/>
      <w:numFmt w:val="bullet"/>
      <w:lvlText w:val="o"/>
      <w:lvlJc w:val="left"/>
      <w:pPr>
        <w:ind w:left="5760" w:hanging="360"/>
      </w:pPr>
      <w:rPr>
        <w:rFonts w:hint="default" w:ascii="Courier New" w:hAnsi="Courier New" w:cs="Courier New"/>
      </w:rPr>
    </w:lvl>
    <w:lvl w:ilvl="8" w:tplc="04060005" w:tentative="1">
      <w:start w:val="1"/>
      <w:numFmt w:val="bullet"/>
      <w:lvlText w:val=""/>
      <w:lvlJc w:val="left"/>
      <w:pPr>
        <w:ind w:left="6480" w:hanging="360"/>
      </w:pPr>
      <w:rPr>
        <w:rFonts w:hint="default" w:ascii="Wingdings" w:hAnsi="Wingdings"/>
      </w:rPr>
    </w:lvl>
  </w:abstractNum>
  <w:abstractNum w:abstractNumId="15" w15:restartNumberingAfterBreak="0">
    <w:nsid w:val="6915139D"/>
    <w:multiLevelType w:val="multilevel"/>
    <w:tmpl w:val="E1A626C6"/>
    <w:lvl w:ilvl="0">
      <w:start w:val="1"/>
      <w:numFmt w:val="decimal"/>
      <w:lvlText w:val="%1"/>
      <w:lvlJc w:val="left"/>
      <w:pPr>
        <w:ind w:left="432" w:firstLine="0"/>
      </w:pPr>
      <w:rPr>
        <w:rFonts w:hint="default"/>
      </w:rPr>
    </w:lvl>
    <w:lvl w:ilvl="1">
      <w:start w:val="1"/>
      <w:numFmt w:val="decimal"/>
      <w:lvlText w:val="%1.%2"/>
      <w:lvlJc w:val="left"/>
      <w:pPr>
        <w:ind w:left="576" w:firstLine="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426" w:hanging="426"/>
      </w:pPr>
      <w:rPr>
        <w:rFonts w:hint="default"/>
      </w:rPr>
    </w:lvl>
    <w:lvl w:ilvl="4">
      <w:start w:val="1"/>
      <w:numFmt w:val="decimal"/>
      <w:lvlText w:val="%1.%2.%3.%4.%5"/>
      <w:lvlJc w:val="left"/>
      <w:pPr>
        <w:ind w:left="1008" w:firstLine="0"/>
      </w:pPr>
      <w:rPr>
        <w:rFonts w:hint="default"/>
      </w:rPr>
    </w:lvl>
    <w:lvl w:ilvl="5">
      <w:start w:val="1"/>
      <w:numFmt w:val="decimal"/>
      <w:lvlText w:val="%1.%2.%3.%4.%5.%6"/>
      <w:lvlJc w:val="left"/>
      <w:pPr>
        <w:ind w:left="1152" w:firstLine="0"/>
      </w:pPr>
      <w:rPr>
        <w:rFonts w:hint="default"/>
      </w:rPr>
    </w:lvl>
    <w:lvl w:ilvl="6">
      <w:start w:val="1"/>
      <w:numFmt w:val="decimal"/>
      <w:lvlText w:val="%1.%2.%3.%4.%5.%6.%7"/>
      <w:lvlJc w:val="left"/>
      <w:pPr>
        <w:ind w:left="1296" w:firstLine="0"/>
      </w:pPr>
      <w:rPr>
        <w:rFonts w:hint="default"/>
      </w:rPr>
    </w:lvl>
    <w:lvl w:ilvl="7">
      <w:start w:val="1"/>
      <w:numFmt w:val="decimal"/>
      <w:lvlText w:val="%1.%2.%3.%4.%5.%6.%7.%8"/>
      <w:lvlJc w:val="left"/>
      <w:pPr>
        <w:ind w:left="1440" w:firstLine="0"/>
      </w:pPr>
      <w:rPr>
        <w:rFonts w:hint="default"/>
      </w:rPr>
    </w:lvl>
    <w:lvl w:ilvl="8">
      <w:start w:val="1"/>
      <w:numFmt w:val="decimal"/>
      <w:lvlText w:val="%1.%2.%3.%4.%5.%6.%7.%8.%9"/>
      <w:lvlJc w:val="left"/>
      <w:pPr>
        <w:ind w:left="1584" w:firstLine="0"/>
      </w:pPr>
      <w:rPr>
        <w:rFonts w:hint="default"/>
      </w:rPr>
    </w:lvl>
  </w:abstractNum>
  <w:abstractNum w:abstractNumId="16" w15:restartNumberingAfterBreak="0">
    <w:nsid w:val="6D6C2111"/>
    <w:multiLevelType w:val="multilevel"/>
    <w:tmpl w:val="8FD42ACA"/>
    <w:lvl w:ilvl="0">
      <w:start w:val="1"/>
      <w:numFmt w:val="bullet"/>
      <w:lvlText w:val="●"/>
      <w:lvlJc w:val="left"/>
      <w:pPr>
        <w:ind w:left="720" w:hanging="360"/>
      </w:pPr>
      <w:rPr>
        <w:rFonts w:ascii="Noto Sans Symbols" w:hAnsi="Noto Sans Symbols" w:eastAsia="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4052CEE"/>
    <w:multiLevelType w:val="multilevel"/>
    <w:tmpl w:val="BFEC77CC"/>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num w:numId="1">
    <w:abstractNumId w:val="8"/>
  </w:num>
  <w:num w:numId="2">
    <w:abstractNumId w:val="3"/>
  </w:num>
  <w:num w:numId="3">
    <w:abstractNumId w:val="5"/>
  </w:num>
  <w:num w:numId="4">
    <w:abstractNumId w:val="2"/>
  </w:num>
  <w:num w:numId="5">
    <w:abstractNumId w:val="11"/>
  </w:num>
  <w:num w:numId="6">
    <w:abstractNumId w:val="9"/>
  </w:num>
  <w:num w:numId="7">
    <w:abstractNumId w:val="0"/>
  </w:num>
  <w:num w:numId="8">
    <w:abstractNumId w:val="13"/>
  </w:num>
  <w:num w:numId="9">
    <w:abstractNumId w:val="16"/>
  </w:num>
  <w:num w:numId="10">
    <w:abstractNumId w:val="17"/>
  </w:num>
  <w:num w:numId="11">
    <w:abstractNumId w:val="6"/>
  </w:num>
  <w:num w:numId="12">
    <w:abstractNumId w:val="10"/>
  </w:num>
  <w:num w:numId="13">
    <w:abstractNumId w:val="1"/>
  </w:num>
  <w:num w:numId="14">
    <w:abstractNumId w:val="7"/>
  </w:num>
  <w:num w:numId="15">
    <w:abstractNumId w:val="4"/>
  </w:num>
  <w:num w:numId="16">
    <w:abstractNumId w:val="4"/>
  </w:num>
  <w:num w:numId="17">
    <w:abstractNumId w:val="4"/>
  </w:num>
  <w:num w:numId="18">
    <w:abstractNumId w:val="15"/>
  </w:num>
  <w:num w:numId="19">
    <w:abstractNumId w:val="4"/>
  </w:num>
  <w:num w:numId="20">
    <w:abstractNumId w:val="14"/>
  </w:num>
  <w:num w:numId="21">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ikke Grøngaard Madsbjerg">
    <w15:presenceInfo w15:providerId="AD" w15:userId="S::trifork-rgm@dkmadk.onmicrosoft.com::1c6a9dca-684e-4ead-b8cc-0bee0d10d4a8"/>
  </w15:person>
  <w15:person w15:author="Rikke Gr�ngaard">
    <w15:presenceInfo w15:providerId="Windows Live" w15:userId="97b8a5c91be62e6e"/>
  </w15:person>
  <w15:person w15:author="Morten Jensen">
    <w15:presenceInfo w15:providerId="AD" w15:userId="S-1-5-21-1561890833-3024751743-706528185-6850"/>
  </w15:person>
  <w15:person w15:author="Stine Falk Petersen">
    <w15:presenceInfo w15:providerId="AD" w15:userId="S::stfp@dkma.dk::0ea90ec5-3f3c-4157-b316-ff55b9d1855f"/>
  </w15:person>
  <w15:person w15:author="Ole Bak Jensen">
    <w15:presenceInfo w15:providerId="AD" w15:userId="S-1-5-21-3194166696-4213406241-1083452898-1001"/>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50"/>
  <w:proofState w:spelling="clean" w:grammar="dirty"/>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2243"/>
    <w:rsid w:val="0000289D"/>
    <w:rsid w:val="00013DE3"/>
    <w:rsid w:val="000162CE"/>
    <w:rsid w:val="00016F60"/>
    <w:rsid w:val="000200F2"/>
    <w:rsid w:val="0002111E"/>
    <w:rsid w:val="00033EB4"/>
    <w:rsid w:val="0003518D"/>
    <w:rsid w:val="00035C97"/>
    <w:rsid w:val="0004383E"/>
    <w:rsid w:val="000563DF"/>
    <w:rsid w:val="000606F7"/>
    <w:rsid w:val="00061139"/>
    <w:rsid w:val="000629BE"/>
    <w:rsid w:val="000806C3"/>
    <w:rsid w:val="000907F4"/>
    <w:rsid w:val="000A150E"/>
    <w:rsid w:val="000B5753"/>
    <w:rsid w:val="000B5CE4"/>
    <w:rsid w:val="000C0866"/>
    <w:rsid w:val="000C5F5E"/>
    <w:rsid w:val="000D4B01"/>
    <w:rsid w:val="000D57D8"/>
    <w:rsid w:val="000E19C0"/>
    <w:rsid w:val="000F26A8"/>
    <w:rsid w:val="000F2E94"/>
    <w:rsid w:val="000F746B"/>
    <w:rsid w:val="00111CCC"/>
    <w:rsid w:val="00121ED2"/>
    <w:rsid w:val="00133D7F"/>
    <w:rsid w:val="00136430"/>
    <w:rsid w:val="001379FB"/>
    <w:rsid w:val="00157059"/>
    <w:rsid w:val="00157DDD"/>
    <w:rsid w:val="0016632C"/>
    <w:rsid w:val="00172F3F"/>
    <w:rsid w:val="001846C0"/>
    <w:rsid w:val="0018475F"/>
    <w:rsid w:val="001A5B54"/>
    <w:rsid w:val="001B059B"/>
    <w:rsid w:val="001B0BD6"/>
    <w:rsid w:val="001C4912"/>
    <w:rsid w:val="001E74E9"/>
    <w:rsid w:val="001F45FA"/>
    <w:rsid w:val="002043FD"/>
    <w:rsid w:val="00204B96"/>
    <w:rsid w:val="00205F56"/>
    <w:rsid w:val="00207B2A"/>
    <w:rsid w:val="0022024A"/>
    <w:rsid w:val="00220D90"/>
    <w:rsid w:val="002321FD"/>
    <w:rsid w:val="00232E7F"/>
    <w:rsid w:val="002436C3"/>
    <w:rsid w:val="0024700B"/>
    <w:rsid w:val="00251D4C"/>
    <w:rsid w:val="00256A48"/>
    <w:rsid w:val="00264CFB"/>
    <w:rsid w:val="0027183D"/>
    <w:rsid w:val="00281C39"/>
    <w:rsid w:val="00283890"/>
    <w:rsid w:val="0029567F"/>
    <w:rsid w:val="00295910"/>
    <w:rsid w:val="002979F1"/>
    <w:rsid w:val="002A084B"/>
    <w:rsid w:val="002A69C3"/>
    <w:rsid w:val="002B1448"/>
    <w:rsid w:val="002B15EE"/>
    <w:rsid w:val="002B70E9"/>
    <w:rsid w:val="002C3287"/>
    <w:rsid w:val="002C5AEA"/>
    <w:rsid w:val="002D587F"/>
    <w:rsid w:val="002E657E"/>
    <w:rsid w:val="002E7647"/>
    <w:rsid w:val="002F190C"/>
    <w:rsid w:val="002F3EF8"/>
    <w:rsid w:val="002F7A7A"/>
    <w:rsid w:val="003006A2"/>
    <w:rsid w:val="00303332"/>
    <w:rsid w:val="00305720"/>
    <w:rsid w:val="0031107C"/>
    <w:rsid w:val="00321C4E"/>
    <w:rsid w:val="00323C97"/>
    <w:rsid w:val="003425C2"/>
    <w:rsid w:val="00352EA3"/>
    <w:rsid w:val="00356B3E"/>
    <w:rsid w:val="003721F8"/>
    <w:rsid w:val="0038461C"/>
    <w:rsid w:val="00385A39"/>
    <w:rsid w:val="00392892"/>
    <w:rsid w:val="003976E4"/>
    <w:rsid w:val="003B22D3"/>
    <w:rsid w:val="003B7027"/>
    <w:rsid w:val="003D28C5"/>
    <w:rsid w:val="003D31C5"/>
    <w:rsid w:val="003D5619"/>
    <w:rsid w:val="003E0997"/>
    <w:rsid w:val="003E312C"/>
    <w:rsid w:val="003E3715"/>
    <w:rsid w:val="003F6DF4"/>
    <w:rsid w:val="003F7991"/>
    <w:rsid w:val="00413EC3"/>
    <w:rsid w:val="00422D36"/>
    <w:rsid w:val="00422F5D"/>
    <w:rsid w:val="004330E5"/>
    <w:rsid w:val="00436EA3"/>
    <w:rsid w:val="00443A04"/>
    <w:rsid w:val="00450EE4"/>
    <w:rsid w:val="00454085"/>
    <w:rsid w:val="00461815"/>
    <w:rsid w:val="00466247"/>
    <w:rsid w:val="004800F9"/>
    <w:rsid w:val="0049384E"/>
    <w:rsid w:val="00497B4E"/>
    <w:rsid w:val="004A02C5"/>
    <w:rsid w:val="004A2942"/>
    <w:rsid w:val="004A616B"/>
    <w:rsid w:val="004D0094"/>
    <w:rsid w:val="004D02D2"/>
    <w:rsid w:val="004D4D34"/>
    <w:rsid w:val="004D6B41"/>
    <w:rsid w:val="004E5D6B"/>
    <w:rsid w:val="004F287E"/>
    <w:rsid w:val="00502AF1"/>
    <w:rsid w:val="00502DCF"/>
    <w:rsid w:val="0050622B"/>
    <w:rsid w:val="005153DE"/>
    <w:rsid w:val="00516CB6"/>
    <w:rsid w:val="00531DF8"/>
    <w:rsid w:val="00535254"/>
    <w:rsid w:val="0054190A"/>
    <w:rsid w:val="00543669"/>
    <w:rsid w:val="00543B28"/>
    <w:rsid w:val="00547731"/>
    <w:rsid w:val="0055693C"/>
    <w:rsid w:val="0056504A"/>
    <w:rsid w:val="00576116"/>
    <w:rsid w:val="0058583C"/>
    <w:rsid w:val="00587C87"/>
    <w:rsid w:val="00587E1B"/>
    <w:rsid w:val="00592101"/>
    <w:rsid w:val="00592243"/>
    <w:rsid w:val="005956BB"/>
    <w:rsid w:val="005A42A6"/>
    <w:rsid w:val="005A484E"/>
    <w:rsid w:val="005C4995"/>
    <w:rsid w:val="005E785B"/>
    <w:rsid w:val="005F5A62"/>
    <w:rsid w:val="005F674E"/>
    <w:rsid w:val="006015C2"/>
    <w:rsid w:val="0061582B"/>
    <w:rsid w:val="006301FE"/>
    <w:rsid w:val="006448E8"/>
    <w:rsid w:val="0064518A"/>
    <w:rsid w:val="00645ADF"/>
    <w:rsid w:val="00655A0A"/>
    <w:rsid w:val="00672D63"/>
    <w:rsid w:val="00680958"/>
    <w:rsid w:val="00685A26"/>
    <w:rsid w:val="006867A2"/>
    <w:rsid w:val="00686F94"/>
    <w:rsid w:val="006872F0"/>
    <w:rsid w:val="006A3584"/>
    <w:rsid w:val="006E1926"/>
    <w:rsid w:val="006E3DC2"/>
    <w:rsid w:val="006F0182"/>
    <w:rsid w:val="006F30F8"/>
    <w:rsid w:val="006F347D"/>
    <w:rsid w:val="007010C6"/>
    <w:rsid w:val="00707523"/>
    <w:rsid w:val="00710AB2"/>
    <w:rsid w:val="00711008"/>
    <w:rsid w:val="00711961"/>
    <w:rsid w:val="00712C5E"/>
    <w:rsid w:val="00713C13"/>
    <w:rsid w:val="00714116"/>
    <w:rsid w:val="0071593E"/>
    <w:rsid w:val="007257B2"/>
    <w:rsid w:val="007306EC"/>
    <w:rsid w:val="007318DB"/>
    <w:rsid w:val="007327D4"/>
    <w:rsid w:val="0073529B"/>
    <w:rsid w:val="007432A4"/>
    <w:rsid w:val="0076049D"/>
    <w:rsid w:val="007614F0"/>
    <w:rsid w:val="00774159"/>
    <w:rsid w:val="00780F5F"/>
    <w:rsid w:val="00781C95"/>
    <w:rsid w:val="007A1B3D"/>
    <w:rsid w:val="007C3A2E"/>
    <w:rsid w:val="007C3C67"/>
    <w:rsid w:val="007C4202"/>
    <w:rsid w:val="007D50B4"/>
    <w:rsid w:val="007F18C8"/>
    <w:rsid w:val="00802064"/>
    <w:rsid w:val="00814F18"/>
    <w:rsid w:val="00815B62"/>
    <w:rsid w:val="008174BB"/>
    <w:rsid w:val="00820155"/>
    <w:rsid w:val="0082141C"/>
    <w:rsid w:val="00842C8F"/>
    <w:rsid w:val="0084675A"/>
    <w:rsid w:val="00853FF7"/>
    <w:rsid w:val="0085596C"/>
    <w:rsid w:val="00856514"/>
    <w:rsid w:val="008802E0"/>
    <w:rsid w:val="00896D4A"/>
    <w:rsid w:val="008A142A"/>
    <w:rsid w:val="008B4EBD"/>
    <w:rsid w:val="008B681E"/>
    <w:rsid w:val="008C1CAC"/>
    <w:rsid w:val="008D1697"/>
    <w:rsid w:val="008D6780"/>
    <w:rsid w:val="008E0C7C"/>
    <w:rsid w:val="008E69F6"/>
    <w:rsid w:val="008E7B31"/>
    <w:rsid w:val="008F3C81"/>
    <w:rsid w:val="00901623"/>
    <w:rsid w:val="00905FE6"/>
    <w:rsid w:val="00910719"/>
    <w:rsid w:val="00917064"/>
    <w:rsid w:val="00922F58"/>
    <w:rsid w:val="00925520"/>
    <w:rsid w:val="009534A5"/>
    <w:rsid w:val="0095543D"/>
    <w:rsid w:val="00962E25"/>
    <w:rsid w:val="009A5FC7"/>
    <w:rsid w:val="009A64E3"/>
    <w:rsid w:val="009A7FE7"/>
    <w:rsid w:val="009B1FA2"/>
    <w:rsid w:val="009B4512"/>
    <w:rsid w:val="009B4DCC"/>
    <w:rsid w:val="009B5F22"/>
    <w:rsid w:val="009C21EC"/>
    <w:rsid w:val="009C31C2"/>
    <w:rsid w:val="009E0AE1"/>
    <w:rsid w:val="00A12EE0"/>
    <w:rsid w:val="00A2453F"/>
    <w:rsid w:val="00A3222C"/>
    <w:rsid w:val="00A4035D"/>
    <w:rsid w:val="00A4102B"/>
    <w:rsid w:val="00A42AB1"/>
    <w:rsid w:val="00A46F8E"/>
    <w:rsid w:val="00AC6494"/>
    <w:rsid w:val="00AC6E55"/>
    <w:rsid w:val="00AC709F"/>
    <w:rsid w:val="00AE0353"/>
    <w:rsid w:val="00AE2F40"/>
    <w:rsid w:val="00AF37ED"/>
    <w:rsid w:val="00B03E27"/>
    <w:rsid w:val="00B1272F"/>
    <w:rsid w:val="00B135D4"/>
    <w:rsid w:val="00B17BCB"/>
    <w:rsid w:val="00B37C1A"/>
    <w:rsid w:val="00B45602"/>
    <w:rsid w:val="00B577BC"/>
    <w:rsid w:val="00B67114"/>
    <w:rsid w:val="00B72309"/>
    <w:rsid w:val="00B72B90"/>
    <w:rsid w:val="00B876A4"/>
    <w:rsid w:val="00B91BC7"/>
    <w:rsid w:val="00B960A8"/>
    <w:rsid w:val="00BA2FEE"/>
    <w:rsid w:val="00BA31AA"/>
    <w:rsid w:val="00BB3D42"/>
    <w:rsid w:val="00BB5F29"/>
    <w:rsid w:val="00BB73AC"/>
    <w:rsid w:val="00BB79A2"/>
    <w:rsid w:val="00BC6120"/>
    <w:rsid w:val="00BD5D01"/>
    <w:rsid w:val="00BE3376"/>
    <w:rsid w:val="00BE6A7F"/>
    <w:rsid w:val="00BF6369"/>
    <w:rsid w:val="00C016DD"/>
    <w:rsid w:val="00C10844"/>
    <w:rsid w:val="00C10F41"/>
    <w:rsid w:val="00C11772"/>
    <w:rsid w:val="00C121AF"/>
    <w:rsid w:val="00C241D8"/>
    <w:rsid w:val="00C364BE"/>
    <w:rsid w:val="00C54F46"/>
    <w:rsid w:val="00C554E6"/>
    <w:rsid w:val="00C67086"/>
    <w:rsid w:val="00C74F2A"/>
    <w:rsid w:val="00C815ED"/>
    <w:rsid w:val="00C87609"/>
    <w:rsid w:val="00C9107F"/>
    <w:rsid w:val="00C93AB2"/>
    <w:rsid w:val="00C95786"/>
    <w:rsid w:val="00C95BBD"/>
    <w:rsid w:val="00CA19C4"/>
    <w:rsid w:val="00CA7581"/>
    <w:rsid w:val="00CB314D"/>
    <w:rsid w:val="00CD4B12"/>
    <w:rsid w:val="00CE33AB"/>
    <w:rsid w:val="00CF1BF0"/>
    <w:rsid w:val="00D228EE"/>
    <w:rsid w:val="00D242C4"/>
    <w:rsid w:val="00D32B46"/>
    <w:rsid w:val="00D460C0"/>
    <w:rsid w:val="00D74005"/>
    <w:rsid w:val="00D80B0D"/>
    <w:rsid w:val="00D82E8E"/>
    <w:rsid w:val="00DA3234"/>
    <w:rsid w:val="00DA353E"/>
    <w:rsid w:val="00DA60E8"/>
    <w:rsid w:val="00DC0C3D"/>
    <w:rsid w:val="00DC7496"/>
    <w:rsid w:val="00DE46CC"/>
    <w:rsid w:val="00DE48E8"/>
    <w:rsid w:val="00DE5723"/>
    <w:rsid w:val="00DE6BB7"/>
    <w:rsid w:val="00DE6BDE"/>
    <w:rsid w:val="00DF6027"/>
    <w:rsid w:val="00E25F2E"/>
    <w:rsid w:val="00E37D0C"/>
    <w:rsid w:val="00E4574A"/>
    <w:rsid w:val="00E46963"/>
    <w:rsid w:val="00E51B47"/>
    <w:rsid w:val="00E54270"/>
    <w:rsid w:val="00E645FE"/>
    <w:rsid w:val="00E80C46"/>
    <w:rsid w:val="00E94B9F"/>
    <w:rsid w:val="00EA10D6"/>
    <w:rsid w:val="00EA3C97"/>
    <w:rsid w:val="00EB4C3D"/>
    <w:rsid w:val="00F03438"/>
    <w:rsid w:val="00F07CE3"/>
    <w:rsid w:val="00F10264"/>
    <w:rsid w:val="00F10602"/>
    <w:rsid w:val="00F1069B"/>
    <w:rsid w:val="00F11714"/>
    <w:rsid w:val="00F205ED"/>
    <w:rsid w:val="00F22F93"/>
    <w:rsid w:val="00F26CD9"/>
    <w:rsid w:val="00F31791"/>
    <w:rsid w:val="00F321BB"/>
    <w:rsid w:val="00F33A69"/>
    <w:rsid w:val="00F36A70"/>
    <w:rsid w:val="00F43CD0"/>
    <w:rsid w:val="00F46FA9"/>
    <w:rsid w:val="00F60BEC"/>
    <w:rsid w:val="00F72249"/>
    <w:rsid w:val="00F849D2"/>
    <w:rsid w:val="00F84BE3"/>
    <w:rsid w:val="00F94E3B"/>
    <w:rsid w:val="00FB0B53"/>
    <w:rsid w:val="00FC1DF9"/>
    <w:rsid w:val="00FC287F"/>
    <w:rsid w:val="00FC5966"/>
    <w:rsid w:val="00FF41E1"/>
    <w:rsid w:val="00FF5FDB"/>
    <w:rsid w:val="045CE70B"/>
    <w:rsid w:val="05F8B76C"/>
    <w:rsid w:val="1E928339"/>
    <w:rsid w:val="36EE8255"/>
    <w:rsid w:val="3E3A897E"/>
    <w:rsid w:val="578FE4BE"/>
    <w:rsid w:val="70AEC22D"/>
    <w:rsid w:val="751C987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133F0E"/>
  <w15:docId w15:val="{B200D6F9-8031-4B51-9672-E0880E3FD94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rial" w:hAnsi="Arial" w:eastAsia="Arial" w:cs="Arial"/>
        <w:sz w:val="22"/>
        <w:szCs w:val="22"/>
        <w:lang w:val="da" w:eastAsia="da-DK"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306EC"/>
    <w:rPr>
      <w:rFonts w:ascii="Times New Roman" w:hAnsi="Times New Roman"/>
    </w:rPr>
  </w:style>
  <w:style w:type="paragraph" w:styleId="Overskrift1">
    <w:name w:val="heading 1"/>
    <w:basedOn w:val="Normal"/>
    <w:next w:val="Normal"/>
    <w:uiPriority w:val="9"/>
    <w:qFormat/>
    <w:pPr>
      <w:keepNext/>
      <w:keepLines/>
      <w:spacing w:before="400" w:after="120"/>
      <w:outlineLvl w:val="0"/>
    </w:pPr>
    <w:rPr>
      <w:sz w:val="40"/>
      <w:szCs w:val="40"/>
    </w:rPr>
  </w:style>
  <w:style w:type="paragraph" w:styleId="Overskrift2">
    <w:name w:val="heading 2"/>
    <w:basedOn w:val="Normal"/>
    <w:next w:val="Normal"/>
    <w:uiPriority w:val="9"/>
    <w:unhideWhenUsed/>
    <w:qFormat/>
    <w:rsid w:val="00A4730D"/>
    <w:pPr>
      <w:keepNext/>
      <w:keepLines/>
      <w:spacing w:before="240" w:after="120"/>
      <w:outlineLvl w:val="1"/>
    </w:pPr>
    <w:rPr>
      <w:sz w:val="32"/>
      <w:szCs w:val="32"/>
    </w:rPr>
  </w:style>
  <w:style w:type="paragraph" w:styleId="Overskrift3">
    <w:name w:val="heading 3"/>
    <w:basedOn w:val="Normal"/>
    <w:next w:val="Normal"/>
    <w:uiPriority w:val="9"/>
    <w:unhideWhenUsed/>
    <w:qFormat/>
    <w:pPr>
      <w:keepNext/>
      <w:keepLines/>
      <w:spacing w:before="320" w:after="80"/>
      <w:outlineLvl w:val="2"/>
    </w:pPr>
    <w:rPr>
      <w:color w:val="434343"/>
      <w:sz w:val="28"/>
      <w:szCs w:val="28"/>
    </w:rPr>
  </w:style>
  <w:style w:type="paragraph" w:styleId="Overskrift4">
    <w:name w:val="heading 4"/>
    <w:basedOn w:val="Normal"/>
    <w:next w:val="Normal"/>
    <w:link w:val="Overskrift4Tegn"/>
    <w:uiPriority w:val="9"/>
    <w:unhideWhenUsed/>
    <w:qFormat/>
    <w:rsid w:val="00401EE3"/>
    <w:pPr>
      <w:keepNext/>
      <w:keepLines/>
      <w:numPr>
        <w:ilvl w:val="2"/>
        <w:numId w:val="15"/>
      </w:numPr>
      <w:spacing w:before="280" w:after="80"/>
      <w:outlineLvl w:val="3"/>
    </w:pPr>
    <w:rPr>
      <w:sz w:val="28"/>
      <w:szCs w:val="24"/>
    </w:rPr>
  </w:style>
  <w:style w:type="paragraph" w:styleId="Overskrift5">
    <w:name w:val="heading 5"/>
    <w:basedOn w:val="Overskrift4"/>
    <w:next w:val="Normal"/>
    <w:link w:val="Overskrift5Tegn"/>
    <w:uiPriority w:val="9"/>
    <w:unhideWhenUsed/>
    <w:qFormat/>
    <w:rsid w:val="004B4946"/>
    <w:pPr>
      <w:numPr>
        <w:ilvl w:val="3"/>
      </w:numPr>
      <w:spacing w:before="240"/>
      <w:outlineLvl w:val="4"/>
    </w:pPr>
    <w:rPr>
      <w:sz w:val="24"/>
    </w:rPr>
  </w:style>
  <w:style w:type="paragraph" w:styleId="Overskrift6">
    <w:name w:val="heading 6"/>
    <w:basedOn w:val="Normal"/>
    <w:next w:val="Normal"/>
    <w:uiPriority w:val="9"/>
    <w:semiHidden/>
    <w:unhideWhenUsed/>
    <w:qFormat/>
    <w:pPr>
      <w:keepNext/>
      <w:keepLines/>
      <w:spacing w:before="240" w:after="80"/>
      <w:outlineLvl w:val="5"/>
    </w:pPr>
    <w:rPr>
      <w:i/>
      <w:color w:val="666666"/>
    </w:rPr>
  </w:style>
  <w:style w:type="character" w:styleId="Standardskrifttypeiafsnit" w:default="1">
    <w:name w:val="Default Paragraph Font"/>
    <w:uiPriority w:val="1"/>
    <w:semiHidden/>
    <w:unhideWhenUsed/>
  </w:style>
  <w:style w:type="table" w:styleId="Tabel-Normal" w:default="1">
    <w:name w:val="Normal Table"/>
    <w:uiPriority w:val="99"/>
    <w:semiHidden/>
    <w:unhideWhenUsed/>
    <w:tblPr>
      <w:tblInd w:w="0" w:type="dxa"/>
      <w:tblCellMar>
        <w:top w:w="0" w:type="dxa"/>
        <w:left w:w="108" w:type="dxa"/>
        <w:bottom w:w="0" w:type="dxa"/>
        <w:right w:w="108" w:type="dxa"/>
      </w:tblCellMar>
    </w:tblPr>
  </w:style>
  <w:style w:type="numbering" w:styleId="Ingenoversigt" w:default="1">
    <w:name w:val="No List"/>
    <w:uiPriority w:val="99"/>
    <w:semiHidden/>
    <w:unhideWhenUsed/>
  </w:style>
  <w:style w:type="table" w:styleId="NormalTable0" w:customStyle="1">
    <w:name w:val="Normal Table0"/>
    <w:tblPr>
      <w:tblCellMar>
        <w:top w:w="0" w:type="dxa"/>
        <w:left w:w="0" w:type="dxa"/>
        <w:bottom w:w="0" w:type="dxa"/>
        <w:right w:w="0" w:type="dxa"/>
      </w:tblCellMar>
    </w:tblPr>
  </w:style>
  <w:style w:type="paragraph" w:styleId="Titel">
    <w:name w:val="Title"/>
    <w:basedOn w:val="Normal"/>
    <w:next w:val="Normal"/>
    <w:uiPriority w:val="10"/>
    <w:qFormat/>
    <w:pPr>
      <w:keepNext/>
      <w:keepLines/>
      <w:spacing w:after="60"/>
    </w:pPr>
    <w:rPr>
      <w:sz w:val="52"/>
      <w:szCs w:val="52"/>
    </w:rPr>
  </w:style>
  <w:style w:type="table" w:styleId="TableNormal" w:customStyle="1">
    <w:name w:val="Normal Table1"/>
    <w:tblPr>
      <w:tblCellMar>
        <w:top w:w="0" w:type="dxa"/>
        <w:left w:w="0" w:type="dxa"/>
        <w:bottom w:w="0" w:type="dxa"/>
        <w:right w:w="0" w:type="dxa"/>
      </w:tblCellMar>
    </w:tblPr>
  </w:style>
  <w:style w:type="paragraph" w:styleId="Undertitel">
    <w:name w:val="Subtitle"/>
    <w:basedOn w:val="Normal"/>
    <w:next w:val="Normal"/>
    <w:uiPriority w:val="11"/>
    <w:qFormat/>
    <w:pPr>
      <w:keepNext/>
      <w:keepLines/>
      <w:spacing w:after="320"/>
    </w:pPr>
    <w:rPr>
      <w:color w:val="666666"/>
      <w:sz w:val="30"/>
      <w:szCs w:val="30"/>
    </w:rPr>
  </w:style>
  <w:style w:type="table" w:styleId="a" w:customStyle="1">
    <w:basedOn w:val="TableNormal"/>
    <w:tblPr>
      <w:tblStyleRowBandSize w:val="1"/>
      <w:tblStyleColBandSize w:val="1"/>
      <w:tblCellMar>
        <w:top w:w="100" w:type="dxa"/>
        <w:left w:w="100" w:type="dxa"/>
        <w:bottom w:w="100" w:type="dxa"/>
        <w:right w:w="100" w:type="dxa"/>
      </w:tblCellMar>
    </w:tblPr>
  </w:style>
  <w:style w:type="paragraph" w:styleId="Kommentartekst">
    <w:name w:val="annotation text"/>
    <w:basedOn w:val="Normal"/>
    <w:link w:val="KommentartekstTegn"/>
    <w:uiPriority w:val="99"/>
    <w:unhideWhenUsed/>
    <w:pPr>
      <w:spacing w:line="240" w:lineRule="auto"/>
    </w:pPr>
    <w:rPr>
      <w:sz w:val="20"/>
      <w:szCs w:val="20"/>
    </w:rPr>
  </w:style>
  <w:style w:type="character" w:styleId="KommentartekstTegn" w:customStyle="1">
    <w:name w:val="Kommentartekst Tegn"/>
    <w:basedOn w:val="Standardskrifttypeiafsnit"/>
    <w:link w:val="Kommentartekst"/>
    <w:uiPriority w:val="99"/>
    <w:rPr>
      <w:sz w:val="20"/>
      <w:szCs w:val="20"/>
    </w:rPr>
  </w:style>
  <w:style w:type="character" w:styleId="Kommentarhenvisning">
    <w:name w:val="annotation reference"/>
    <w:basedOn w:val="Standardskrifttypeiafsnit"/>
    <w:uiPriority w:val="99"/>
    <w:semiHidden/>
    <w:unhideWhenUsed/>
    <w:rPr>
      <w:sz w:val="16"/>
      <w:szCs w:val="16"/>
    </w:rPr>
  </w:style>
  <w:style w:type="paragraph" w:styleId="Markeringsbobletekst">
    <w:name w:val="Balloon Text"/>
    <w:basedOn w:val="Normal"/>
    <w:link w:val="MarkeringsbobletekstTegn"/>
    <w:uiPriority w:val="99"/>
    <w:semiHidden/>
    <w:unhideWhenUsed/>
    <w:rsid w:val="0066476E"/>
    <w:pPr>
      <w:spacing w:line="240" w:lineRule="auto"/>
    </w:pPr>
    <w:rPr>
      <w:rFonts w:ascii="Segoe UI" w:hAnsi="Segoe UI" w:cs="Segoe UI"/>
      <w:sz w:val="18"/>
      <w:szCs w:val="18"/>
    </w:rPr>
  </w:style>
  <w:style w:type="character" w:styleId="MarkeringsbobletekstTegn" w:customStyle="1">
    <w:name w:val="Markeringsbobletekst Tegn"/>
    <w:basedOn w:val="Standardskrifttypeiafsnit"/>
    <w:link w:val="Markeringsbobletekst"/>
    <w:uiPriority w:val="99"/>
    <w:semiHidden/>
    <w:rsid w:val="0066476E"/>
    <w:rPr>
      <w:rFonts w:ascii="Segoe UI" w:hAnsi="Segoe UI" w:cs="Segoe UI"/>
      <w:sz w:val="18"/>
      <w:szCs w:val="18"/>
    </w:rPr>
  </w:style>
  <w:style w:type="paragraph" w:styleId="Indholdsfortegnelse1">
    <w:name w:val="toc 1"/>
    <w:basedOn w:val="Normal"/>
    <w:next w:val="Normal"/>
    <w:autoRedefine/>
    <w:uiPriority w:val="39"/>
    <w:unhideWhenUsed/>
    <w:rsid w:val="0066476E"/>
    <w:pPr>
      <w:spacing w:after="100"/>
    </w:pPr>
  </w:style>
  <w:style w:type="paragraph" w:styleId="Indholdsfortegnelse2">
    <w:name w:val="toc 2"/>
    <w:basedOn w:val="Normal"/>
    <w:next w:val="Normal"/>
    <w:autoRedefine/>
    <w:uiPriority w:val="39"/>
    <w:unhideWhenUsed/>
    <w:rsid w:val="0066476E"/>
    <w:pPr>
      <w:spacing w:after="100"/>
      <w:ind w:left="220"/>
    </w:pPr>
  </w:style>
  <w:style w:type="character" w:styleId="Hyperlink">
    <w:name w:val="Hyperlink"/>
    <w:basedOn w:val="Standardskrifttypeiafsnit"/>
    <w:uiPriority w:val="99"/>
    <w:unhideWhenUsed/>
    <w:rsid w:val="0066476E"/>
    <w:rPr>
      <w:color w:val="0000FF" w:themeColor="hyperlink"/>
      <w:u w:val="single"/>
    </w:rPr>
  </w:style>
  <w:style w:type="paragraph" w:styleId="Listeafsnit">
    <w:name w:val="List Paragraph"/>
    <w:basedOn w:val="Normal"/>
    <w:uiPriority w:val="34"/>
    <w:qFormat/>
    <w:rsid w:val="00B642D1"/>
    <w:pPr>
      <w:ind w:left="720"/>
      <w:contextualSpacing/>
    </w:pPr>
  </w:style>
  <w:style w:type="paragraph" w:styleId="Kommentaremne">
    <w:name w:val="annotation subject"/>
    <w:basedOn w:val="Kommentartekst"/>
    <w:next w:val="Kommentartekst"/>
    <w:link w:val="KommentaremneTegn"/>
    <w:uiPriority w:val="99"/>
    <w:semiHidden/>
    <w:unhideWhenUsed/>
    <w:rsid w:val="001C1E36"/>
    <w:rPr>
      <w:b/>
      <w:bCs/>
    </w:rPr>
  </w:style>
  <w:style w:type="character" w:styleId="KommentaremneTegn" w:customStyle="1">
    <w:name w:val="Kommentaremne Tegn"/>
    <w:basedOn w:val="KommentartekstTegn"/>
    <w:link w:val="Kommentaremne"/>
    <w:uiPriority w:val="99"/>
    <w:semiHidden/>
    <w:rsid w:val="001C1E36"/>
    <w:rPr>
      <w:b/>
      <w:bCs/>
      <w:sz w:val="20"/>
      <w:szCs w:val="20"/>
    </w:rPr>
  </w:style>
  <w:style w:type="paragraph" w:styleId="Indholdsfortegnelse3">
    <w:name w:val="toc 3"/>
    <w:basedOn w:val="Normal"/>
    <w:next w:val="Normal"/>
    <w:autoRedefine/>
    <w:uiPriority w:val="39"/>
    <w:unhideWhenUsed/>
    <w:rsid w:val="0029297E"/>
    <w:pPr>
      <w:spacing w:after="100"/>
      <w:ind w:left="440"/>
    </w:pPr>
  </w:style>
  <w:style w:type="paragraph" w:styleId="Indholdsfortegnelse4">
    <w:name w:val="toc 4"/>
    <w:basedOn w:val="Normal"/>
    <w:next w:val="Normal"/>
    <w:autoRedefine/>
    <w:uiPriority w:val="39"/>
    <w:unhideWhenUsed/>
    <w:rsid w:val="0023440A"/>
    <w:pPr>
      <w:tabs>
        <w:tab w:val="left" w:pos="1540"/>
        <w:tab w:val="right" w:leader="dot" w:pos="9019"/>
      </w:tabs>
      <w:spacing w:after="100"/>
      <w:ind w:left="658"/>
    </w:pPr>
  </w:style>
  <w:style w:type="paragraph" w:styleId="Billedtekst">
    <w:name w:val="caption"/>
    <w:basedOn w:val="Normal"/>
    <w:next w:val="Normal"/>
    <w:uiPriority w:val="35"/>
    <w:unhideWhenUsed/>
    <w:qFormat/>
    <w:rsid w:val="00BF082E"/>
    <w:pPr>
      <w:spacing w:after="200" w:line="240" w:lineRule="auto"/>
    </w:pPr>
    <w:rPr>
      <w:i/>
      <w:iCs/>
      <w:color w:val="1F497D" w:themeColor="text2"/>
      <w:sz w:val="18"/>
      <w:szCs w:val="18"/>
    </w:rPr>
  </w:style>
  <w:style w:type="paragraph" w:styleId="Listeoverfigurer">
    <w:name w:val="table of figures"/>
    <w:basedOn w:val="Normal"/>
    <w:next w:val="Normal"/>
    <w:uiPriority w:val="99"/>
    <w:unhideWhenUsed/>
    <w:rsid w:val="00953D48"/>
  </w:style>
  <w:style w:type="paragraph" w:styleId="Sidehoved">
    <w:name w:val="header"/>
    <w:basedOn w:val="Normal"/>
    <w:link w:val="SidehovedTegn"/>
    <w:uiPriority w:val="99"/>
    <w:unhideWhenUsed/>
    <w:rsid w:val="00CA77B6"/>
    <w:pPr>
      <w:tabs>
        <w:tab w:val="center" w:pos="4819"/>
        <w:tab w:val="right" w:pos="9638"/>
      </w:tabs>
      <w:spacing w:line="240" w:lineRule="auto"/>
    </w:pPr>
  </w:style>
  <w:style w:type="character" w:styleId="SidehovedTegn" w:customStyle="1">
    <w:name w:val="Sidehoved Tegn"/>
    <w:basedOn w:val="Standardskrifttypeiafsnit"/>
    <w:link w:val="Sidehoved"/>
    <w:uiPriority w:val="99"/>
    <w:rsid w:val="00CA77B6"/>
  </w:style>
  <w:style w:type="paragraph" w:styleId="Sidefod">
    <w:name w:val="footer"/>
    <w:basedOn w:val="Normal"/>
    <w:link w:val="SidefodTegn"/>
    <w:uiPriority w:val="99"/>
    <w:unhideWhenUsed/>
    <w:rsid w:val="00CA77B6"/>
    <w:pPr>
      <w:tabs>
        <w:tab w:val="center" w:pos="4819"/>
        <w:tab w:val="right" w:pos="9638"/>
      </w:tabs>
      <w:spacing w:line="240" w:lineRule="auto"/>
    </w:pPr>
  </w:style>
  <w:style w:type="character" w:styleId="SidefodTegn" w:customStyle="1">
    <w:name w:val="Sidefod Tegn"/>
    <w:basedOn w:val="Standardskrifttypeiafsnit"/>
    <w:link w:val="Sidefod"/>
    <w:uiPriority w:val="99"/>
    <w:rsid w:val="00CA77B6"/>
  </w:style>
  <w:style w:type="paragraph" w:styleId="Overskrift">
    <w:name w:val="TOC Heading"/>
    <w:basedOn w:val="Overskrift1"/>
    <w:next w:val="Normal"/>
    <w:uiPriority w:val="39"/>
    <w:unhideWhenUsed/>
    <w:qFormat/>
    <w:rsid w:val="006C1E50"/>
    <w:pPr>
      <w:spacing w:before="240" w:after="0" w:line="259" w:lineRule="auto"/>
      <w:outlineLvl w:val="9"/>
    </w:pPr>
    <w:rPr>
      <w:rFonts w:asciiTheme="majorHAnsi" w:hAnsiTheme="majorHAnsi" w:eastAsiaTheme="majorEastAsia" w:cstheme="majorBidi"/>
      <w:color w:val="365F91" w:themeColor="accent1" w:themeShade="BF"/>
      <w:sz w:val="32"/>
      <w:szCs w:val="32"/>
      <w:lang w:val="da-DK"/>
    </w:rPr>
  </w:style>
  <w:style w:type="paragraph" w:styleId="Fodnotetekst">
    <w:name w:val="footnote text"/>
    <w:basedOn w:val="Normal"/>
    <w:link w:val="FodnotetekstTegn"/>
    <w:uiPriority w:val="99"/>
    <w:semiHidden/>
    <w:unhideWhenUsed/>
    <w:rsid w:val="000D1AA3"/>
    <w:pPr>
      <w:spacing w:line="240" w:lineRule="auto"/>
    </w:pPr>
    <w:rPr>
      <w:sz w:val="20"/>
      <w:szCs w:val="20"/>
    </w:rPr>
  </w:style>
  <w:style w:type="character" w:styleId="FodnotetekstTegn" w:customStyle="1">
    <w:name w:val="Fodnotetekst Tegn"/>
    <w:basedOn w:val="Standardskrifttypeiafsnit"/>
    <w:link w:val="Fodnotetekst"/>
    <w:uiPriority w:val="99"/>
    <w:semiHidden/>
    <w:rsid w:val="000D1AA3"/>
    <w:rPr>
      <w:sz w:val="20"/>
      <w:szCs w:val="20"/>
    </w:rPr>
  </w:style>
  <w:style w:type="character" w:styleId="Fodnotehenvisning">
    <w:name w:val="footnote reference"/>
    <w:basedOn w:val="Standardskrifttypeiafsnit"/>
    <w:uiPriority w:val="99"/>
    <w:semiHidden/>
    <w:unhideWhenUsed/>
    <w:rsid w:val="000D1AA3"/>
    <w:rPr>
      <w:vertAlign w:val="superscript"/>
    </w:rPr>
  </w:style>
  <w:style w:type="character" w:styleId="BesgtLink">
    <w:name w:val="FollowedHyperlink"/>
    <w:basedOn w:val="Standardskrifttypeiafsnit"/>
    <w:uiPriority w:val="99"/>
    <w:semiHidden/>
    <w:unhideWhenUsed/>
    <w:rsid w:val="000D1AA3"/>
    <w:rPr>
      <w:color w:val="800080" w:themeColor="followedHyperlink"/>
      <w:u w:val="single"/>
    </w:rPr>
  </w:style>
  <w:style w:type="paragraph" w:styleId="NormalWeb">
    <w:name w:val="Normal (Web)"/>
    <w:basedOn w:val="Normal"/>
    <w:uiPriority w:val="99"/>
    <w:semiHidden/>
    <w:unhideWhenUsed/>
    <w:rsid w:val="00F9411B"/>
    <w:pPr>
      <w:spacing w:before="100" w:beforeAutospacing="1" w:after="100" w:afterAutospacing="1" w:line="240" w:lineRule="auto"/>
    </w:pPr>
    <w:rPr>
      <w:rFonts w:cs="Times New Roman" w:eastAsiaTheme="minorEastAsia"/>
      <w:sz w:val="24"/>
      <w:szCs w:val="24"/>
      <w:lang w:val="da-DK"/>
    </w:rPr>
  </w:style>
  <w:style w:type="table" w:styleId="a0" w:customStyle="1">
    <w:basedOn w:val="TableNormal"/>
    <w:tblPr>
      <w:tblStyleRowBandSize w:val="1"/>
      <w:tblStyleColBandSize w:val="1"/>
      <w:tblCellMar>
        <w:left w:w="115" w:type="dxa"/>
        <w:right w:w="115" w:type="dxa"/>
      </w:tblCellMar>
    </w:tblPr>
  </w:style>
  <w:style w:type="paragraph" w:styleId="Korrektur">
    <w:name w:val="Revision"/>
    <w:hidden/>
    <w:uiPriority w:val="99"/>
    <w:semiHidden/>
    <w:rsid w:val="000F2E94"/>
    <w:pPr>
      <w:spacing w:line="240" w:lineRule="auto"/>
    </w:pPr>
  </w:style>
  <w:style w:type="character" w:styleId="Overskrift4Tegn" w:customStyle="1">
    <w:name w:val="Overskrift 4 Tegn"/>
    <w:basedOn w:val="Standardskrifttypeiafsnit"/>
    <w:link w:val="Overskrift4"/>
    <w:uiPriority w:val="9"/>
    <w:rsid w:val="002C3287"/>
    <w:rPr>
      <w:rFonts w:ascii="Times New Roman" w:hAnsi="Times New Roman"/>
      <w:sz w:val="28"/>
      <w:szCs w:val="24"/>
    </w:rPr>
  </w:style>
  <w:style w:type="character" w:styleId="Overskrift5Tegn" w:customStyle="1">
    <w:name w:val="Overskrift 5 Tegn"/>
    <w:basedOn w:val="Standardskrifttypeiafsnit"/>
    <w:link w:val="Overskrift5"/>
    <w:uiPriority w:val="9"/>
    <w:rsid w:val="002C3287"/>
    <w:rPr>
      <w:rFonts w:ascii="Times New Roman" w:hAnsi="Times New Roman"/>
      <w:sz w:val="24"/>
      <w:szCs w:val="24"/>
    </w:rPr>
  </w:style>
  <w:style w:type="paragraph" w:styleId="Indholdsfortegnelse5">
    <w:name w:val="toc 5"/>
    <w:basedOn w:val="Normal"/>
    <w:next w:val="Normal"/>
    <w:autoRedefine/>
    <w:uiPriority w:val="39"/>
    <w:unhideWhenUsed/>
    <w:rsid w:val="00EA3C97"/>
    <w:pPr>
      <w:spacing w:after="100"/>
      <w:ind w:left="880"/>
    </w:pPr>
  </w:style>
  <w:style w:type="character" w:styleId="Ulstomtale">
    <w:name w:val="Unresolved Mention"/>
    <w:basedOn w:val="Standardskrifttypeiafsnit"/>
    <w:uiPriority w:val="99"/>
    <w:semiHidden/>
    <w:unhideWhenUsed/>
    <w:rsid w:val="00385A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85370">
      <w:bodyDiv w:val="1"/>
      <w:marLeft w:val="0"/>
      <w:marRight w:val="0"/>
      <w:marTop w:val="0"/>
      <w:marBottom w:val="0"/>
      <w:divBdr>
        <w:top w:val="none" w:sz="0" w:space="0" w:color="auto"/>
        <w:left w:val="none" w:sz="0" w:space="0" w:color="auto"/>
        <w:bottom w:val="none" w:sz="0" w:space="0" w:color="auto"/>
        <w:right w:val="none" w:sz="0" w:space="0" w:color="auto"/>
      </w:divBdr>
    </w:div>
    <w:div w:id="143553057">
      <w:bodyDiv w:val="1"/>
      <w:marLeft w:val="0"/>
      <w:marRight w:val="0"/>
      <w:marTop w:val="0"/>
      <w:marBottom w:val="0"/>
      <w:divBdr>
        <w:top w:val="none" w:sz="0" w:space="0" w:color="auto"/>
        <w:left w:val="none" w:sz="0" w:space="0" w:color="auto"/>
        <w:bottom w:val="none" w:sz="0" w:space="0" w:color="auto"/>
        <w:right w:val="none" w:sz="0" w:space="0" w:color="auto"/>
      </w:divBdr>
    </w:div>
    <w:div w:id="939682621">
      <w:bodyDiv w:val="1"/>
      <w:marLeft w:val="0"/>
      <w:marRight w:val="0"/>
      <w:marTop w:val="0"/>
      <w:marBottom w:val="0"/>
      <w:divBdr>
        <w:top w:val="none" w:sz="0" w:space="0" w:color="auto"/>
        <w:left w:val="none" w:sz="0" w:space="0" w:color="auto"/>
        <w:bottom w:val="none" w:sz="0" w:space="0" w:color="auto"/>
        <w:right w:val="none" w:sz="0" w:space="0" w:color="auto"/>
      </w:divBdr>
    </w:div>
    <w:div w:id="1652636180">
      <w:bodyDiv w:val="1"/>
      <w:marLeft w:val="0"/>
      <w:marRight w:val="0"/>
      <w:marTop w:val="0"/>
      <w:marBottom w:val="0"/>
      <w:divBdr>
        <w:top w:val="none" w:sz="0" w:space="0" w:color="auto"/>
        <w:left w:val="none" w:sz="0" w:space="0" w:color="auto"/>
        <w:bottom w:val="none" w:sz="0" w:space="0" w:color="auto"/>
        <w:right w:val="none" w:sz="0" w:space="0" w:color="auto"/>
      </w:divBdr>
    </w:div>
    <w:div w:id="19759857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3" Type="http://schemas.openxmlformats.org/officeDocument/2006/relationships/hyperlink" Target="https://wiki.fmk-teknik.dk/doku.php?id=fmk:ddv:1.4.0:getvaccinationcard" TargetMode="External"/><Relationship Id="rId2" Type="http://schemas.openxmlformats.org/officeDocument/2006/relationships/hyperlink" Target="https://wiki.fmk-teknik.dk/doku.php?id=fmk:1.4.4:hent_medicinkort" TargetMode="External"/><Relationship Id="rId1" Type="http://schemas.openxmlformats.org/officeDocument/2006/relationships/hyperlink" Target="https://www.nspop.dk/display/public/web/Bivirkningsindberetning+%28BivWS%29+-+Leverancebeskrivelse" TargetMode="External"/><Relationship Id="rId4" Type="http://schemas.openxmlformats.org/officeDocument/2006/relationships/hyperlink" Target="https://confluence.ihtsdotools.org/display/DOCCDS/Sundhedsplatformen" TargetMode="External"/></Relationship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3.png"/><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footer" Target="footer1.xm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hyperlink" Target="http://lmst.dk/databeskyttelse-sp" TargetMode="External"/><Relationship Id="rId37" Type="http://schemas.openxmlformats.org/officeDocument/2006/relationships/theme" Target="theme/theme1.xml"/><Relationship Id="rId5" Type="http://schemas.openxmlformats.org/officeDocument/2006/relationships/customXml" Target="../customXml/item5.xml"/><Relationship Id="rId15" Type="http://schemas.microsoft.com/office/2016/09/relationships/commentsIds" Target="commentsIds.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glossaryDocument" Target="glossary/document.xml"/><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1/relationships/commentsExtended" Target="commentsExtended.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microsoft.com/office/2011/relationships/people" Target="people.xml"/><Relationship Id="rId8" Type="http://schemas.openxmlformats.org/officeDocument/2006/relationships/settings" Target="settings.xml"/><Relationship Id="rId3" Type="http://schemas.openxmlformats.org/officeDocument/2006/relationships/customXml" Target="../customXml/item3.xml"/></Relationships>
</file>

<file path=word/_rels/footnotes.xml.rels><?xml version="1.0" encoding="UTF-8" standalone="yes"?>
<Relationships xmlns="http://schemas.openxmlformats.org/package/2006/relationships"><Relationship Id="rId1" Type="http://schemas.openxmlformats.org/officeDocument/2006/relationships/hyperlink" Target="http://www.meddra.or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4"/>
        <w:category>
          <w:name w:val="General"/>
          <w:gallery w:val="placeholder"/>
        </w:category>
        <w:types>
          <w:type w:val="bbPlcHdr"/>
        </w:types>
        <w:behaviors>
          <w:behavior w:val="content"/>
        </w:behaviors>
        <w:guid w:val="{92FB06D5-2696-40FD-B8B3-145AEA68008F}"/>
      </w:docPartPr>
      <w:docPartBody>
        <w:p w:rsidR="00DC2AED" w:rsidRDefault="00DC2AED"/>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panose1 w:val="020B0604020202020204"/>
    <w:charset w:val="00"/>
    <w:family w:val="auto"/>
    <w:pitch w:val="default"/>
  </w:font>
  <w:font w:name="Arial">
    <w:panose1 w:val="020B0604020202020204"/>
    <w:charset w:val="00"/>
    <w:family w:val="swiss"/>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1304"/>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DC2AED"/>
    <w:rsid w:val="00263F85"/>
    <w:rsid w:val="003F250C"/>
    <w:rsid w:val="004E1D1D"/>
    <w:rsid w:val="004E2C14"/>
    <w:rsid w:val="0051719F"/>
    <w:rsid w:val="00525D79"/>
    <w:rsid w:val="0053038C"/>
    <w:rsid w:val="008759E0"/>
    <w:rsid w:val="00DC2AED"/>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da-DK" w:eastAsia="da-DK"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86DFEE2193EDD44E9A283A71C06D3B5A" ma:contentTypeVersion="10" ma:contentTypeDescription="Opret et nyt dokument." ma:contentTypeScope="" ma:versionID="424b9f3e1dd533ac38ce2c36aa2b1bb4">
  <xsd:schema xmlns:xsd="http://www.w3.org/2001/XMLSchema" xmlns:xs="http://www.w3.org/2001/XMLSchema" xmlns:p="http://schemas.microsoft.com/office/2006/metadata/properties" xmlns:ns2="1c5f1263-3449-4d37-8e88-3d4bbc415930" xmlns:ns3="74262f16-bdf1-45e9-95f9-ed9b7b607ba0" targetNamespace="http://schemas.microsoft.com/office/2006/metadata/properties" ma:root="true" ma:fieldsID="2d90e2e296bdbfcf8fbe1c866f6a7a44" ns2:_="" ns3:_="">
    <xsd:import namespace="1c5f1263-3449-4d37-8e88-3d4bbc415930"/>
    <xsd:import namespace="74262f16-bdf1-45e9-95f9-ed9b7b607ba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5f1263-3449-4d37-8e88-3d4bbc4159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4262f16-bdf1-45e9-95f9-ed9b7b607ba0" elementFormDefault="qualified">
    <xsd:import namespace="http://schemas.microsoft.com/office/2006/documentManagement/types"/>
    <xsd:import namespace="http://schemas.microsoft.com/office/infopath/2007/PartnerControls"/>
    <xsd:element name="SharedWithUsers" ma:index="16" nillable="true" ma:displayName="Del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lt med detaljer"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go:gDocsCustomXmlDataStorage xmlns:go="http://customooxmlschemas.google.com/" xmlns:r="http://schemas.openxmlformats.org/officeDocument/2006/relationships">
  <go:docsCustomData xmlns:go="http://customooxmlschemas.google.com/" roundtripDataSignature="AMtx7mgnSKw57I35urQeaZQBX4urXfKLCw==">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</go:docsCustomData>
</go:gDocsCustomXmlDataStorage>
</file>

<file path=customXml/itemProps1.xml><?xml version="1.0" encoding="utf-8"?>
<ds:datastoreItem xmlns:ds="http://schemas.openxmlformats.org/officeDocument/2006/customXml" ds:itemID="{7B5EB034-21F1-4F35-9753-5F89F47528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5f1263-3449-4d37-8e88-3d4bbc415930"/>
    <ds:schemaRef ds:uri="74262f16-bdf1-45e9-95f9-ed9b7b607b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17FCF22-7615-4EB2-B779-78FE7B072F17}">
  <ds:schemaRefs>
    <ds:schemaRef ds:uri="http://schemas.microsoft.com/sharepoint/v3/contenttype/forms"/>
  </ds:schemaRefs>
</ds:datastoreItem>
</file>

<file path=customXml/itemProps3.xml><?xml version="1.0" encoding="utf-8"?>
<ds:datastoreItem xmlns:ds="http://schemas.openxmlformats.org/officeDocument/2006/customXml" ds:itemID="{D889F082-E3AC-4B34-A8D1-39FB8260646E}">
  <ds:schemaRefs>
    <ds:schemaRef ds:uri="http://schemas.openxmlformats.org/officeDocument/2006/bibliography"/>
  </ds:schemaRefs>
</ds:datastoreItem>
</file>

<file path=customXml/itemProps4.xml><?xml version="1.0" encoding="utf-8"?>
<ds:datastoreItem xmlns:ds="http://schemas.openxmlformats.org/officeDocument/2006/customXml" ds:itemID="{F615AE17-5428-43B9-A87B-5FE908469566}">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Christian Ørnbøl Larsen</dc:creator>
  <lastModifiedBy>Kari Rye Schougaard</lastModifiedBy>
  <revision>17</revision>
  <lastPrinted>2020-07-02T10:32:00.0000000Z</lastPrinted>
  <dcterms:created xsi:type="dcterms:W3CDTF">2022-03-16T10:49:00.0000000Z</dcterms:created>
  <dcterms:modified xsi:type="dcterms:W3CDTF">2022-09-06T09:23:46.9032592Z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0x01010086DFEE2193EDD44E9A283A71C06D3B5A</vt:lpwstr>
  </property>
</Properties>
</file>